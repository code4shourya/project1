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left="566.9291338582675" w:firstLine="285"/>
        <w:jc w:val="center"/>
        <w:rPr>
          <w:b w:val="1"/>
          <w:sz w:val="48"/>
          <w:szCs w:val="48"/>
        </w:rPr>
      </w:pPr>
      <w:r w:rsidDel="00000000" w:rsidR="00000000" w:rsidRPr="00000000">
        <w:rPr>
          <w:b w:val="1"/>
          <w:sz w:val="48"/>
          <w:szCs w:val="48"/>
          <w:rtl w:val="0"/>
        </w:rPr>
        <w:t xml:space="preserve">MINI PROJECT REPORT</w:t>
      </w:r>
    </w:p>
    <w:p w:rsidR="00000000" w:rsidDel="00000000" w:rsidP="00000000" w:rsidRDefault="00000000" w:rsidRPr="00000000" w14:paraId="00000002">
      <w:pPr>
        <w:spacing w:before="240" w:lineRule="auto"/>
        <w:ind w:right="-702.9921259842507"/>
        <w:jc w:val="center"/>
        <w:rPr/>
      </w:pPr>
      <w:r w:rsidDel="00000000" w:rsidR="00000000" w:rsidRPr="00000000">
        <w:rPr/>
        <w:drawing>
          <wp:inline distB="114300" distT="114300" distL="114300" distR="114300">
            <wp:extent cx="1809750" cy="253365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097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40" w:lineRule="auto"/>
        <w:jc w:val="center"/>
        <w:rPr/>
      </w:pPr>
      <w:r w:rsidDel="00000000" w:rsidR="00000000" w:rsidRPr="00000000">
        <w:rPr>
          <w:b w:val="1"/>
          <w:sz w:val="32"/>
          <w:szCs w:val="32"/>
          <w:rtl w:val="0"/>
        </w:rPr>
        <w:t xml:space="preserve">SORTING ALGORITHMS AND PLOTTING GRAPHS IN PYTHON </w:t>
      </w:r>
      <w:r w:rsidDel="00000000" w:rsidR="00000000" w:rsidRPr="00000000">
        <w:rPr>
          <w:rtl w:val="0"/>
        </w:rPr>
      </w:r>
    </w:p>
    <w:p w:rsidR="00000000" w:rsidDel="00000000" w:rsidP="00000000" w:rsidRDefault="00000000" w:rsidRPr="00000000" w14:paraId="00000004">
      <w:pPr>
        <w:spacing w:before="240" w:lineRule="auto"/>
        <w:jc w:val="center"/>
        <w:rPr>
          <w:color w:val="ffffff"/>
        </w:rPr>
      </w:pPr>
      <w:r w:rsidDel="00000000" w:rsidR="00000000" w:rsidRPr="00000000">
        <w:rPr>
          <w:color w:val="ffffff"/>
          <w:rtl w:val="0"/>
        </w:rPr>
        <w:t xml:space="preserve">NNN</w:t>
      </w:r>
    </w:p>
    <w:p w:rsidR="00000000" w:rsidDel="00000000" w:rsidP="00000000" w:rsidRDefault="00000000" w:rsidRPr="00000000" w14:paraId="00000005">
      <w:pPr>
        <w:spacing w:before="240" w:lineRule="auto"/>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06">
      <w:pPr>
        <w:spacing w:before="240" w:lineRule="auto"/>
        <w:jc w:val="center"/>
        <w:rPr/>
      </w:pPr>
      <w:r w:rsidDel="00000000" w:rsidR="00000000" w:rsidRPr="00000000">
        <w:rPr>
          <w:rtl w:val="0"/>
        </w:rPr>
      </w:r>
    </w:p>
    <w:p w:rsidR="00000000" w:rsidDel="00000000" w:rsidP="00000000" w:rsidRDefault="00000000" w:rsidRPr="00000000" w14:paraId="00000007">
      <w:pPr>
        <w:spacing w:before="240" w:lineRule="auto"/>
        <w:jc w:val="center"/>
        <w:rPr>
          <w:sz w:val="28"/>
          <w:szCs w:val="28"/>
        </w:rPr>
      </w:pPr>
      <w:r w:rsidDel="00000000" w:rsidR="00000000" w:rsidRPr="00000000">
        <w:rPr>
          <w:sz w:val="28"/>
          <w:szCs w:val="28"/>
          <w:rtl w:val="0"/>
        </w:rPr>
        <w:t xml:space="preserve">Name: SHOURYA NAGPAL</w:t>
      </w:r>
    </w:p>
    <w:p w:rsidR="00000000" w:rsidDel="00000000" w:rsidP="00000000" w:rsidRDefault="00000000" w:rsidRPr="00000000" w14:paraId="00000008">
      <w:pPr>
        <w:spacing w:before="240" w:lineRule="auto"/>
        <w:jc w:val="center"/>
        <w:rPr>
          <w:rFonts w:ascii="Times" w:cs="Times" w:eastAsia="Times" w:hAnsi="Times"/>
        </w:rPr>
      </w:pPr>
      <w:r w:rsidDel="00000000" w:rsidR="00000000" w:rsidRPr="00000000">
        <w:rPr>
          <w:sz w:val="28"/>
          <w:szCs w:val="28"/>
          <w:rtl w:val="0"/>
        </w:rPr>
        <w:t xml:space="preserve">University Roll No. 1900320100154</w:t>
      </w:r>
      <w:r w:rsidDel="00000000" w:rsidR="00000000" w:rsidRPr="00000000">
        <w:rPr>
          <w:rtl w:val="0"/>
        </w:rPr>
      </w:r>
    </w:p>
    <w:p w:rsidR="00000000" w:rsidDel="00000000" w:rsidP="00000000" w:rsidRDefault="00000000" w:rsidRPr="00000000" w14:paraId="00000009">
      <w:pPr>
        <w:spacing w:before="240" w:lineRule="auto"/>
        <w:jc w:val="center"/>
        <w:rPr/>
      </w:pPr>
      <w:r w:rsidDel="00000000" w:rsidR="00000000" w:rsidRPr="00000000">
        <w:rPr>
          <w:rtl w:val="0"/>
        </w:rPr>
      </w:r>
    </w:p>
    <w:p w:rsidR="00000000" w:rsidDel="00000000" w:rsidP="00000000" w:rsidRDefault="00000000" w:rsidRPr="00000000" w14:paraId="0000000A">
      <w:pPr>
        <w:spacing w:before="240" w:line="360" w:lineRule="auto"/>
        <w:jc w:val="center"/>
        <w:rPr/>
      </w:pPr>
      <w:r w:rsidDel="00000000" w:rsidR="00000000" w:rsidRPr="00000000">
        <w:rPr>
          <w:b w:val="1"/>
          <w:sz w:val="28"/>
          <w:szCs w:val="28"/>
          <w:rtl w:val="0"/>
        </w:rPr>
        <w:t xml:space="preserve">SUBMITTED TO:</w:t>
      </w:r>
      <w:r w:rsidDel="00000000" w:rsidR="00000000" w:rsidRPr="00000000">
        <w:rPr>
          <w:rtl w:val="0"/>
        </w:rPr>
      </w:r>
    </w:p>
    <w:p w:rsidR="00000000" w:rsidDel="00000000" w:rsidP="00000000" w:rsidRDefault="00000000" w:rsidRPr="00000000" w14:paraId="0000000B">
      <w:pPr>
        <w:spacing w:before="240" w:line="360" w:lineRule="auto"/>
        <w:jc w:val="center"/>
        <w:rPr>
          <w:b w:val="1"/>
          <w:sz w:val="32"/>
          <w:szCs w:val="32"/>
        </w:rPr>
      </w:pPr>
      <w:r w:rsidDel="00000000" w:rsidR="00000000" w:rsidRPr="00000000">
        <w:rPr>
          <w:b w:val="1"/>
          <w:sz w:val="32"/>
          <w:szCs w:val="32"/>
          <w:rtl w:val="0"/>
        </w:rPr>
        <w:t xml:space="preserve">Department of Computer Science &amp; Engineering</w:t>
      </w:r>
    </w:p>
    <w:p w:rsidR="00000000" w:rsidDel="00000000" w:rsidP="00000000" w:rsidRDefault="00000000" w:rsidRPr="00000000" w14:paraId="0000000C">
      <w:pPr>
        <w:spacing w:before="240" w:line="360" w:lineRule="auto"/>
        <w:jc w:val="center"/>
        <w:rPr>
          <w:sz w:val="32"/>
          <w:szCs w:val="32"/>
        </w:rPr>
      </w:pPr>
      <w:r w:rsidDel="00000000" w:rsidR="00000000" w:rsidRPr="00000000">
        <w:rPr>
          <w:sz w:val="32"/>
          <w:szCs w:val="32"/>
          <w:rtl w:val="0"/>
        </w:rPr>
        <w:t xml:space="preserve">ABES ENGINEERING COLLEGE</w:t>
      </w:r>
    </w:p>
    <w:p w:rsidR="00000000" w:rsidDel="00000000" w:rsidP="00000000" w:rsidRDefault="00000000" w:rsidRPr="00000000" w14:paraId="0000000D">
      <w:pPr>
        <w:spacing w:before="240" w:line="360" w:lineRule="auto"/>
        <w:jc w:val="center"/>
        <w:rPr>
          <w:rFonts w:ascii="Times" w:cs="Times" w:eastAsia="Times" w:hAnsi="Times"/>
          <w:sz w:val="28"/>
          <w:szCs w:val="28"/>
        </w:rPr>
      </w:pPr>
      <w:r w:rsidDel="00000000" w:rsidR="00000000" w:rsidRPr="00000000">
        <w:rPr>
          <w:sz w:val="32"/>
          <w:szCs w:val="32"/>
          <w:rtl w:val="0"/>
        </w:rPr>
        <w:t xml:space="preserve">GHAZIABAD</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240" w:line="36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CONTENTS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ACKNOWLEDGEMENT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3"/>
              </w:numPr>
              <w:spacing w:line="36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DECLARATION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numPr>
                <w:ilvl w:val="0"/>
                <w:numId w:val="3"/>
              </w:numPr>
              <w:spacing w:line="36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TABLES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3"/>
              </w:numPr>
              <w:spacing w:line="36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FIGURES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-1   INTRODUCTION TO PROJECT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rtl w:val="0"/>
              </w:rPr>
              <w:t xml:space="preserve"> 5.1      AIM</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5.2      OBJECTIVE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-2   SURVEY</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rtl w:val="0"/>
              </w:rPr>
              <w:t xml:space="preserve"> 6.1  WHY DO WE NEED SORTING ALGORITHMS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6.2  WHY DIFFERENT SORTING ALGORITHMS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6.3  COMMON APPLICATIONS OF SORTING</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6.4  REAL WORLD APPLICATIONS OF SORTING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-3  TOOLS &amp; TECHNOLOGY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-4  CODE &amp; SNAPSHOTS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rtl w:val="0"/>
              </w:rPr>
              <w:t xml:space="preserve">  7.1  BUBBLE SORT</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7.2  INSERTION SORT</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7.3  SELECTION SORT</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7.4  MERGE SORT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7.5  QUICK SORT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7.6  HEAP SORT</w:t>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-5   RESULTS &amp; DISCUSSIONS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rtl w:val="0"/>
              </w:rPr>
              <w:t xml:space="preserve">9.1  TIME COMPLEXITY ANALYSIS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                9.2   GRAPHS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sz w:val="20"/>
                <w:szCs w:val="20"/>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0"/>
                <w:szCs w:val="20"/>
                <w:rtl w:val="0"/>
              </w:rPr>
              <w:t xml:space="preserve">9.2.1 BAR GRAPH</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sz w:val="20"/>
                <w:szCs w:val="20"/>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0"/>
                <w:szCs w:val="20"/>
                <w:rtl w:val="0"/>
              </w:rPr>
              <w:t xml:space="preserve">9.2.2  LINE GRAPH</w:t>
            </w:r>
          </w:p>
          <w:p w:rsidR="00000000" w:rsidDel="00000000" w:rsidP="00000000" w:rsidRDefault="00000000" w:rsidRPr="00000000" w14:paraId="00000028">
            <w:pPr>
              <w:spacing w:line="360" w:lineRule="auto"/>
              <w:ind w:left="720" w:firstLine="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9.2.3 PIE GRAPH</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-6   CONCLUSION &amp; FUTURE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color w:val="282829"/>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rtl w:val="0"/>
              </w:rPr>
              <w:t xml:space="preserve">  10.1</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color w:val="282829"/>
                <w:sz w:val="28"/>
                <w:szCs w:val="28"/>
                <w:rtl w:val="0"/>
              </w:rPr>
              <w:t xml:space="preserve"> </w:t>
            </w:r>
            <w:r w:rsidDel="00000000" w:rsidR="00000000" w:rsidRPr="00000000">
              <w:rPr>
                <w:rFonts w:ascii="Times" w:cs="Times" w:eastAsia="Times" w:hAnsi="Times"/>
                <w:b w:val="1"/>
                <w:color w:val="282829"/>
                <w:rtl w:val="0"/>
              </w:rPr>
              <w:t xml:space="preserve">3 most common </w:t>
            </w:r>
            <w:r w:rsidDel="00000000" w:rsidR="00000000" w:rsidRPr="00000000">
              <w:rPr>
                <w:rFonts w:ascii="Times" w:cs="Times" w:eastAsia="Times" w:hAnsi="Times"/>
                <w:b w:val="1"/>
                <w:color w:val="282829"/>
                <w:highlight w:val="white"/>
                <w:rtl w:val="0"/>
              </w:rPr>
              <w:t xml:space="preserve">O(nlogn)</w:t>
            </w:r>
            <w:r w:rsidDel="00000000" w:rsidR="00000000" w:rsidRPr="00000000">
              <w:rPr>
                <w:rFonts w:ascii="Times" w:cs="Times" w:eastAsia="Times" w:hAnsi="Times"/>
                <w:b w:val="1"/>
                <w:color w:val="282829"/>
                <w:rtl w:val="0"/>
              </w:rPr>
              <w:t xml:space="preserve">comparison sorts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w:cs="Times" w:eastAsia="Times" w:hAnsi="Times"/>
                <w:b w:val="1"/>
                <w:color w:val="282829"/>
              </w:rPr>
            </w:pPr>
            <w:r w:rsidDel="00000000" w:rsidR="00000000" w:rsidRPr="00000000">
              <w:rPr>
                <w:rFonts w:ascii="Times" w:cs="Times" w:eastAsia="Times" w:hAnsi="Times"/>
                <w:b w:val="1"/>
                <w:color w:val="282829"/>
                <w:rtl w:val="0"/>
              </w:rPr>
              <w:t xml:space="preserve">                10.2  Which one is the best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CHAPTER -7  REFERENCES</w:t>
            </w:r>
          </w:p>
        </w:tc>
      </w:tr>
    </w:tb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2F">
      <w:pPr>
        <w:spacing w:before="240" w:line="360" w:lineRule="auto"/>
        <w:jc w:val="center"/>
        <w:rPr>
          <w:rFonts w:ascii="Times" w:cs="Times" w:eastAsia="Times" w:hAnsi="Times"/>
          <w:sz w:val="28"/>
          <w:szCs w:val="28"/>
        </w:rPr>
      </w:pPr>
      <w:r w:rsidDel="00000000" w:rsidR="00000000" w:rsidRPr="00000000">
        <w:rPr>
          <w:rFonts w:ascii="Times" w:cs="Times" w:eastAsia="Times" w:hAnsi="Times"/>
          <w:b w:val="1"/>
          <w:sz w:val="32"/>
          <w:szCs w:val="32"/>
          <w:u w:val="single"/>
          <w:rtl w:val="0"/>
        </w:rPr>
        <w:t xml:space="preserve">ACKNOWLEDGEMENT</w:t>
      </w:r>
      <w:r w:rsidDel="00000000" w:rsidR="00000000" w:rsidRPr="00000000">
        <w:rPr>
          <w:rtl w:val="0"/>
        </w:rPr>
      </w:r>
    </w:p>
    <w:p w:rsidR="00000000" w:rsidDel="00000000" w:rsidP="00000000" w:rsidRDefault="00000000" w:rsidRPr="00000000" w14:paraId="00000030">
      <w:pPr>
        <w:spacing w:before="24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 would like to acknowledge everyone who played a role in my accomplishment of this project. First of all, my parents, who supported me with love and understanding. Secondly, my teachers who helped me gather knowledge and skill to be able to complete this project successfully. And most importantly the mentor of my mini project,</w:t>
      </w:r>
      <w:r w:rsidDel="00000000" w:rsidR="00000000" w:rsidRPr="00000000">
        <w:rPr>
          <w:rFonts w:ascii="Times" w:cs="Times" w:eastAsia="Times" w:hAnsi="Times"/>
          <w:b w:val="1"/>
          <w:sz w:val="28"/>
          <w:szCs w:val="28"/>
          <w:rtl w:val="0"/>
        </w:rPr>
        <w:t xml:space="preserve"> Prof Santosh Kumar</w:t>
      </w:r>
      <w:r w:rsidDel="00000000" w:rsidR="00000000" w:rsidRPr="00000000">
        <w:rPr>
          <w:rFonts w:ascii="Times" w:cs="Times" w:eastAsia="Times" w:hAnsi="Times"/>
          <w:sz w:val="28"/>
          <w:szCs w:val="28"/>
          <w:rtl w:val="0"/>
        </w:rPr>
        <w:t xml:space="preserve">, who was there to help and guide me through any and all of the difficulties I could ever face during the period of making of this bot. Thank you all for your unwavering support.</w:t>
      </w:r>
    </w:p>
    <w:p w:rsidR="00000000" w:rsidDel="00000000" w:rsidP="00000000" w:rsidRDefault="00000000" w:rsidRPr="00000000" w14:paraId="00000031">
      <w:pPr>
        <w:spacing w:before="240" w:line="360" w:lineRule="auto"/>
        <w:jc w:val="center"/>
        <w:rPr>
          <w:sz w:val="28"/>
          <w:szCs w:val="28"/>
        </w:rPr>
      </w:pPr>
      <w:r w:rsidDel="00000000" w:rsidR="00000000" w:rsidRPr="00000000">
        <w:rPr>
          <w:rFonts w:ascii="Times New Roman" w:cs="Times New Roman" w:eastAsia="Times New Roman" w:hAnsi="Times New Roman"/>
          <w:b w:val="1"/>
          <w:sz w:val="32"/>
          <w:szCs w:val="32"/>
          <w:u w:val="single"/>
          <w:rtl w:val="0"/>
        </w:rPr>
        <w:t xml:space="preserve">DECLARATION</w:t>
      </w:r>
      <w:r w:rsidDel="00000000" w:rsidR="00000000" w:rsidRPr="00000000">
        <w:rPr>
          <w:rtl w:val="0"/>
        </w:rPr>
      </w:r>
    </w:p>
    <w:p w:rsidR="00000000" w:rsidDel="00000000" w:rsidP="00000000" w:rsidRDefault="00000000" w:rsidRPr="00000000" w14:paraId="00000032">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hereby declare that the Report entitled ("SORTING ALGORITHMS AND PLOTTING GRAPHS USING PYTHON") is an authentic record of my own work as requirements of Mini Project during the period from 20 October 2020 to 10 November 2020 for the award of degree of B.Tech. (Computer Science &amp; Engineering), ABES Engineering College, Ghaziabad, under the guidance of (Prof. </w:t>
      </w:r>
    </w:p>
    <w:p w:rsidR="00000000" w:rsidDel="00000000" w:rsidP="00000000" w:rsidRDefault="00000000" w:rsidRPr="00000000" w14:paraId="00000033">
      <w:pPr>
        <w:spacing w:before="24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Santosh Kumar).</w:t>
      </w:r>
      <w:r w:rsidDel="00000000" w:rsidR="00000000" w:rsidRPr="00000000">
        <w:rPr>
          <w:rtl w:val="0"/>
        </w:rPr>
      </w:r>
    </w:p>
    <w:p w:rsidR="00000000" w:rsidDel="00000000" w:rsidP="00000000" w:rsidRDefault="00000000" w:rsidRPr="00000000" w14:paraId="00000034">
      <w:pPr>
        <w:spacing w:before="24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SHOURYA NAGPAL</w:t>
      </w:r>
    </w:p>
    <w:p w:rsidR="00000000" w:rsidDel="00000000" w:rsidP="00000000" w:rsidRDefault="00000000" w:rsidRPr="00000000" w14:paraId="00000035">
      <w:pPr>
        <w:spacing w:before="24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10 November 2020                                                                 1900320100154</w:t>
      </w:r>
    </w:p>
    <w:p w:rsidR="00000000" w:rsidDel="00000000" w:rsidP="00000000" w:rsidRDefault="00000000" w:rsidRPr="00000000" w14:paraId="00000036">
      <w:pPr>
        <w:spacing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TABLES</w:t>
      </w:r>
    </w:p>
    <w:p w:rsidR="00000000" w:rsidDel="00000000" w:rsidP="00000000" w:rsidRDefault="00000000" w:rsidRPr="00000000" w14:paraId="00000037">
      <w:pPr>
        <w:spacing w:before="240"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2"/>
        <w:tblW w:w="9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975"/>
        <w:gridCol w:w="1155"/>
        <w:gridCol w:w="1155"/>
        <w:gridCol w:w="1155"/>
        <w:gridCol w:w="1155"/>
        <w:gridCol w:w="1155"/>
        <w:gridCol w:w="1140"/>
        <w:tblGridChange w:id="0">
          <w:tblGrid>
            <w:gridCol w:w="1575"/>
            <w:gridCol w:w="975"/>
            <w:gridCol w:w="1155"/>
            <w:gridCol w:w="1155"/>
            <w:gridCol w:w="1155"/>
            <w:gridCol w:w="1155"/>
            <w:gridCol w:w="1155"/>
            <w:gridCol w:w="1140"/>
          </w:tblGrid>
        </w:tblGridChange>
      </w:tblGrid>
      <w:tr>
        <w:trPr>
          <w:trHeight w:val="1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Sorting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Merge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Quick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Selection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Bubble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Insertion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Counting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Heap Sort</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Time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0.015594959259033203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0.015623331069946289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0.07999277114868164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0.26006364822387695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0.18012309074401855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0.00800013542175293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0.007998943328857422</w:t>
            </w:r>
          </w:p>
        </w:tc>
      </w:tr>
    </w:tbl>
    <w:p w:rsidR="00000000" w:rsidDel="00000000" w:rsidP="00000000" w:rsidRDefault="00000000" w:rsidRPr="00000000" w14:paraId="0000004A">
      <w:pPr>
        <w:spacing w:before="240" w:line="36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B">
      <w:pPr>
        <w:spacing w:before="240" w:line="36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LIST OF FIGURES</w:t>
      </w:r>
    </w:p>
    <w:p w:rsidR="00000000" w:rsidDel="00000000" w:rsidP="00000000" w:rsidRDefault="00000000" w:rsidRPr="00000000" w14:paraId="0000004C">
      <w:pPr>
        <w:spacing w:before="240" w:line="360" w:lineRule="auto"/>
        <w:jc w:val="center"/>
        <w:rPr>
          <w:rFonts w:ascii="Times" w:cs="Times" w:eastAsia="Times" w:hAnsi="Times"/>
          <w:sz w:val="28"/>
          <w:szCs w:val="28"/>
          <w:u w:val="single"/>
        </w:rPr>
      </w:pPr>
      <w:r w:rsidDel="00000000" w:rsidR="00000000" w:rsidRPr="00000000">
        <w:rPr>
          <w:rFonts w:ascii="Times" w:cs="Times" w:eastAsia="Times" w:hAnsi="Times"/>
          <w:b w:val="1"/>
          <w:sz w:val="28"/>
          <w:szCs w:val="28"/>
          <w:u w:val="single"/>
        </w:rPr>
        <w:drawing>
          <wp:inline distB="19050" distT="19050" distL="19050" distR="19050">
            <wp:extent cx="2619375" cy="203358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19375" cy="2033588"/>
                    </a:xfrm>
                    <a:prstGeom prst="rect"/>
                    <a:ln/>
                  </pic:spPr>
                </pic:pic>
              </a:graphicData>
            </a:graphic>
          </wp:inline>
        </w:drawing>
      </w:r>
      <w:r w:rsidDel="00000000" w:rsidR="00000000" w:rsidRPr="00000000">
        <w:rPr>
          <w:rFonts w:ascii="Times" w:cs="Times" w:eastAsia="Times" w:hAnsi="Times"/>
          <w:b w:val="1"/>
          <w:sz w:val="28"/>
          <w:szCs w:val="28"/>
          <w:u w:val="single"/>
        </w:rPr>
        <w:drawing>
          <wp:inline distB="19050" distT="19050" distL="19050" distR="19050">
            <wp:extent cx="2590800" cy="207168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908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360" w:lineRule="auto"/>
        <w:jc w:val="both"/>
        <w:rPr>
          <w:rFonts w:ascii="Times" w:cs="Times" w:eastAsia="Times" w:hAnsi="Times"/>
          <w:sz w:val="28"/>
          <w:szCs w:val="28"/>
          <w:u w:val="single"/>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u w:val="single"/>
          <w:rtl w:val="0"/>
        </w:rPr>
        <w:t xml:space="preserve">UNSORTED</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u w:val="single"/>
          <w:rtl w:val="0"/>
        </w:rPr>
        <w:t xml:space="preserve">SORTED</w:t>
      </w:r>
    </w:p>
    <w:p w:rsidR="00000000" w:rsidDel="00000000" w:rsidP="00000000" w:rsidRDefault="00000000" w:rsidRPr="00000000" w14:paraId="0000004E">
      <w:pPr>
        <w:spacing w:before="240" w:line="360" w:lineRule="auto"/>
        <w:jc w:val="center"/>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04F">
      <w:pPr>
        <w:spacing w:before="24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INTRODUCTION TO PROJECT</w:t>
      </w:r>
    </w:p>
    <w:p w:rsidR="00000000" w:rsidDel="00000000" w:rsidP="00000000" w:rsidRDefault="00000000" w:rsidRPr="00000000" w14:paraId="00000050">
      <w:pPr>
        <w:pStyle w:val="Title"/>
        <w:spacing w:before="240" w:line="360" w:lineRule="auto"/>
        <w:jc w:val="center"/>
        <w:rPr>
          <w:rFonts w:ascii="Times" w:cs="Times" w:eastAsia="Times" w:hAnsi="Times"/>
          <w:sz w:val="28"/>
          <w:szCs w:val="28"/>
        </w:rPr>
      </w:pPr>
      <w:bookmarkStart w:colFirst="0" w:colLast="0" w:name="_th521bej0w4p" w:id="0"/>
      <w:bookmarkEnd w:id="0"/>
      <w:r w:rsidDel="00000000" w:rsidR="00000000" w:rsidRPr="00000000">
        <w:rPr>
          <w:rFonts w:ascii="Times" w:cs="Times" w:eastAsia="Times" w:hAnsi="Times"/>
          <w:sz w:val="28"/>
          <w:szCs w:val="28"/>
          <w:rtl w:val="0"/>
        </w:rPr>
        <w:t xml:space="preserve">SORTING ALGORITHMS CODE AND PLOTTING GRAPHS IN PYTHON USING MATPLOTLIB  </w:t>
      </w:r>
    </w:p>
    <w:p w:rsidR="00000000" w:rsidDel="00000000" w:rsidP="00000000" w:rsidRDefault="00000000" w:rsidRPr="00000000" w14:paraId="00000051">
      <w:pPr>
        <w:spacing w:before="240" w:line="276" w:lineRule="auto"/>
        <w:jc w:val="both"/>
        <w:rPr>
          <w:rFonts w:ascii="Times" w:cs="Times" w:eastAsia="Times" w:hAnsi="Times"/>
          <w:sz w:val="28"/>
          <w:szCs w:val="28"/>
        </w:rPr>
      </w:pPr>
      <w:r w:rsidDel="00000000" w:rsidR="00000000" w:rsidRPr="00000000">
        <w:rPr>
          <w:rFonts w:ascii="Times" w:cs="Times" w:eastAsia="Times" w:hAnsi="Times"/>
          <w:color w:val="24292e"/>
          <w:sz w:val="28"/>
          <w:szCs w:val="28"/>
          <w:rtl w:val="0"/>
        </w:rPr>
        <w:t xml:space="preserve">Sorting means to arrange a following set of numbers in ascending/increasing/non decreasing or descending/decreasing/non increasing order, and we need certain algorithms in programming to implement the same.</w:t>
      </w:r>
      <w:r w:rsidDel="00000000" w:rsidR="00000000" w:rsidRPr="00000000">
        <w:rPr>
          <w:rtl w:val="0"/>
        </w:rPr>
      </w:r>
    </w:p>
    <w:p w:rsidR="00000000" w:rsidDel="00000000" w:rsidP="00000000" w:rsidRDefault="00000000" w:rsidRPr="00000000" w14:paraId="00000052">
      <w:pPr>
        <w:spacing w:before="240" w:line="276"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We have various Sorting – Algorithms that we have covered in our project :</w:t>
      </w:r>
    </w:p>
    <w:p w:rsidR="00000000" w:rsidDel="00000000" w:rsidP="00000000" w:rsidRDefault="00000000" w:rsidRPr="00000000" w14:paraId="00000053">
      <w:pPr>
        <w:numPr>
          <w:ilvl w:val="0"/>
          <w:numId w:val="16"/>
        </w:numPr>
        <w:spacing w:after="0" w:afterAutospacing="0" w:before="240" w:lineRule="auto"/>
        <w:ind w:left="720" w:hanging="360"/>
        <w:jc w:val="both"/>
        <w:rPr>
          <w:sz w:val="28"/>
          <w:szCs w:val="28"/>
        </w:rPr>
      </w:pPr>
      <w:r w:rsidDel="00000000" w:rsidR="00000000" w:rsidRPr="00000000">
        <w:rPr>
          <w:rFonts w:ascii="Times" w:cs="Times" w:eastAsia="Times" w:hAnsi="Times"/>
          <w:sz w:val="28"/>
          <w:szCs w:val="28"/>
          <w:rtl w:val="0"/>
        </w:rPr>
        <w:t xml:space="preserve">          Bubble- Sort </w:t>
        <w:tab/>
        <w:br w:type="textWrapping"/>
        <w:t xml:space="preserve"> </w:t>
        <w:tab/>
      </w:r>
    </w:p>
    <w:p w:rsidR="00000000" w:rsidDel="00000000" w:rsidP="00000000" w:rsidRDefault="00000000" w:rsidRPr="00000000" w14:paraId="00000054">
      <w:pPr>
        <w:numPr>
          <w:ilvl w:val="0"/>
          <w:numId w:val="16"/>
        </w:numPr>
        <w:spacing w:after="0" w:afterAutospacing="0" w:before="0" w:beforeAutospacing="0" w:lineRule="auto"/>
        <w:ind w:left="720" w:hanging="360"/>
        <w:jc w:val="both"/>
        <w:rPr>
          <w:sz w:val="28"/>
          <w:szCs w:val="28"/>
        </w:rPr>
      </w:pPr>
      <w:r w:rsidDel="00000000" w:rsidR="00000000" w:rsidRPr="00000000">
        <w:rPr>
          <w:rFonts w:ascii="Times" w:cs="Times" w:eastAsia="Times" w:hAnsi="Times"/>
          <w:sz w:val="28"/>
          <w:szCs w:val="28"/>
          <w:rtl w:val="0"/>
        </w:rPr>
        <w:tab/>
        <w:t xml:space="preserve">Insertion-Sort</w:t>
        <w:br w:type="textWrapping"/>
        <w:t xml:space="preserve"> </w:t>
        <w:tab/>
      </w:r>
    </w:p>
    <w:p w:rsidR="00000000" w:rsidDel="00000000" w:rsidP="00000000" w:rsidRDefault="00000000" w:rsidRPr="00000000" w14:paraId="00000055">
      <w:pPr>
        <w:numPr>
          <w:ilvl w:val="0"/>
          <w:numId w:val="16"/>
        </w:numPr>
        <w:spacing w:after="0" w:afterAutospacing="0" w:before="0" w:beforeAutospacing="0" w:lineRule="auto"/>
        <w:ind w:left="720" w:hanging="360"/>
        <w:jc w:val="both"/>
        <w:rPr>
          <w:sz w:val="28"/>
          <w:szCs w:val="28"/>
        </w:rPr>
      </w:pPr>
      <w:r w:rsidDel="00000000" w:rsidR="00000000" w:rsidRPr="00000000">
        <w:rPr>
          <w:rFonts w:ascii="Times" w:cs="Times" w:eastAsia="Times" w:hAnsi="Times"/>
          <w:sz w:val="28"/>
          <w:szCs w:val="28"/>
          <w:rtl w:val="0"/>
        </w:rPr>
        <w:tab/>
        <w:t xml:space="preserve">Selection-Sort</w:t>
        <w:br w:type="textWrapping"/>
        <w:t xml:space="preserve"> </w:t>
        <w:tab/>
      </w:r>
    </w:p>
    <w:p w:rsidR="00000000" w:rsidDel="00000000" w:rsidP="00000000" w:rsidRDefault="00000000" w:rsidRPr="00000000" w14:paraId="00000056">
      <w:pPr>
        <w:numPr>
          <w:ilvl w:val="0"/>
          <w:numId w:val="16"/>
        </w:numPr>
        <w:spacing w:after="0" w:afterAutospacing="0" w:before="0" w:beforeAutospacing="0" w:lineRule="auto"/>
        <w:ind w:left="720" w:hanging="360"/>
        <w:jc w:val="both"/>
        <w:rPr>
          <w:sz w:val="28"/>
          <w:szCs w:val="28"/>
        </w:rPr>
      </w:pPr>
      <w:r w:rsidDel="00000000" w:rsidR="00000000" w:rsidRPr="00000000">
        <w:rPr>
          <w:rFonts w:ascii="Times" w:cs="Times" w:eastAsia="Times" w:hAnsi="Times"/>
          <w:sz w:val="28"/>
          <w:szCs w:val="28"/>
          <w:rtl w:val="0"/>
        </w:rPr>
        <w:tab/>
        <w:t xml:space="preserve">Merge-Sort</w:t>
        <w:br w:type="textWrapping"/>
        <w:t xml:space="preserve"> </w:t>
        <w:tab/>
      </w:r>
    </w:p>
    <w:p w:rsidR="00000000" w:rsidDel="00000000" w:rsidP="00000000" w:rsidRDefault="00000000" w:rsidRPr="00000000" w14:paraId="00000057">
      <w:pPr>
        <w:numPr>
          <w:ilvl w:val="0"/>
          <w:numId w:val="16"/>
        </w:numPr>
        <w:spacing w:after="0" w:afterAutospacing="0" w:before="0" w:beforeAutospacing="0" w:lineRule="auto"/>
        <w:ind w:left="720" w:hanging="360"/>
        <w:jc w:val="both"/>
        <w:rPr>
          <w:sz w:val="28"/>
          <w:szCs w:val="28"/>
        </w:rPr>
      </w:pPr>
      <w:r w:rsidDel="00000000" w:rsidR="00000000" w:rsidRPr="00000000">
        <w:rPr>
          <w:rFonts w:ascii="Times" w:cs="Times" w:eastAsia="Times" w:hAnsi="Times"/>
          <w:sz w:val="28"/>
          <w:szCs w:val="28"/>
          <w:rtl w:val="0"/>
        </w:rPr>
        <w:tab/>
        <w:t xml:space="preserve">Quick-Sort</w:t>
        <w:br w:type="textWrapping"/>
        <w:t xml:space="preserve"> </w:t>
        <w:tab/>
      </w:r>
    </w:p>
    <w:p w:rsidR="00000000" w:rsidDel="00000000" w:rsidP="00000000" w:rsidRDefault="00000000" w:rsidRPr="00000000" w14:paraId="00000058">
      <w:pPr>
        <w:numPr>
          <w:ilvl w:val="0"/>
          <w:numId w:val="16"/>
        </w:numPr>
        <w:spacing w:after="240" w:before="0" w:beforeAutospacing="0" w:lineRule="auto"/>
        <w:ind w:left="720" w:hanging="360"/>
        <w:jc w:val="both"/>
        <w:rPr>
          <w:sz w:val="28"/>
          <w:szCs w:val="28"/>
        </w:rPr>
      </w:pPr>
      <w:r w:rsidDel="00000000" w:rsidR="00000000" w:rsidRPr="00000000">
        <w:rPr>
          <w:rFonts w:ascii="Times" w:cs="Times" w:eastAsia="Times" w:hAnsi="Times"/>
          <w:sz w:val="28"/>
          <w:szCs w:val="28"/>
          <w:rtl w:val="0"/>
        </w:rPr>
        <w:tab/>
        <w:t xml:space="preserve">Heap-Sort</w:t>
        <w:br w:type="textWrapping"/>
      </w:r>
    </w:p>
    <w:p w:rsidR="00000000" w:rsidDel="00000000" w:rsidP="00000000" w:rsidRDefault="00000000" w:rsidRPr="00000000" w14:paraId="00000059">
      <w:pPr>
        <w:spacing w:after="120" w:before="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AIM</w:t>
      </w:r>
    </w:p>
    <w:p w:rsidR="00000000" w:rsidDel="00000000" w:rsidP="00000000" w:rsidRDefault="00000000" w:rsidRPr="00000000" w14:paraId="0000005A">
      <w:pPr>
        <w:spacing w:after="240" w:before="24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To implement </w:t>
      </w:r>
      <w:r w:rsidDel="00000000" w:rsidR="00000000" w:rsidRPr="00000000">
        <w:rPr>
          <w:rFonts w:ascii="Times" w:cs="Times" w:eastAsia="Times" w:hAnsi="Times"/>
          <w:b w:val="1"/>
          <w:sz w:val="28"/>
          <w:szCs w:val="28"/>
          <w:rtl w:val="0"/>
        </w:rPr>
        <w:t xml:space="preserve">Sorting Algorithms</w:t>
      </w:r>
      <w:r w:rsidDel="00000000" w:rsidR="00000000" w:rsidRPr="00000000">
        <w:rPr>
          <w:rFonts w:ascii="Times" w:cs="Times" w:eastAsia="Times" w:hAnsi="Times"/>
          <w:sz w:val="28"/>
          <w:szCs w:val="28"/>
          <w:rtl w:val="0"/>
        </w:rPr>
        <w:t xml:space="preserve"> Code and analyse their </w:t>
      </w:r>
      <w:r w:rsidDel="00000000" w:rsidR="00000000" w:rsidRPr="00000000">
        <w:rPr>
          <w:rFonts w:ascii="Times" w:cs="Times" w:eastAsia="Times" w:hAnsi="Times"/>
          <w:b w:val="1"/>
          <w:sz w:val="28"/>
          <w:szCs w:val="28"/>
          <w:rtl w:val="0"/>
        </w:rPr>
        <w:t xml:space="preserve">Time and Space Complexity</w:t>
      </w:r>
      <w:r w:rsidDel="00000000" w:rsidR="00000000" w:rsidRPr="00000000">
        <w:rPr>
          <w:rFonts w:ascii="Times" w:cs="Times" w:eastAsia="Times" w:hAnsi="Times"/>
          <w:sz w:val="28"/>
          <w:szCs w:val="28"/>
          <w:rtl w:val="0"/>
        </w:rPr>
        <w:t xml:space="preserve"> in </w:t>
      </w:r>
      <w:r w:rsidDel="00000000" w:rsidR="00000000" w:rsidRPr="00000000">
        <w:rPr>
          <w:rFonts w:ascii="Times" w:cs="Times" w:eastAsia="Times" w:hAnsi="Times"/>
          <w:b w:val="1"/>
          <w:sz w:val="28"/>
          <w:szCs w:val="28"/>
          <w:rtl w:val="0"/>
        </w:rPr>
        <w:t xml:space="preserve">python</w:t>
      </w:r>
      <w:r w:rsidDel="00000000" w:rsidR="00000000" w:rsidRPr="00000000">
        <w:rPr>
          <w:rFonts w:ascii="Times" w:cs="Times" w:eastAsia="Times" w:hAnsi="Times"/>
          <w:sz w:val="28"/>
          <w:szCs w:val="28"/>
          <w:rtl w:val="0"/>
        </w:rPr>
        <w:t xml:space="preserve"> and plot time v/s input graph using </w:t>
      </w:r>
      <w:r w:rsidDel="00000000" w:rsidR="00000000" w:rsidRPr="00000000">
        <w:rPr>
          <w:rFonts w:ascii="Times" w:cs="Times" w:eastAsia="Times" w:hAnsi="Times"/>
          <w:b w:val="1"/>
          <w:sz w:val="28"/>
          <w:szCs w:val="28"/>
          <w:rtl w:val="0"/>
        </w:rPr>
        <w:t xml:space="preserve">Matplotlib </w:t>
      </w: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5B">
      <w:pPr>
        <w:spacing w:after="240" w:before="240" w:lineRule="auto"/>
        <w:ind w:left="720"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C">
      <w:pPr>
        <w:spacing w:after="120" w:before="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OBJECTIVE</w:t>
      </w:r>
    </w:p>
    <w:p w:rsidR="00000000" w:rsidDel="00000000" w:rsidP="00000000" w:rsidRDefault="00000000" w:rsidRPr="00000000" w14:paraId="0000005D">
      <w:pPr>
        <w:spacing w:after="240" w:before="24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To Find the Best &amp; Suitable Sorting Algorithm to Sort a Given Set Of Numbers and Plot Time v/s Input BarGraph using Matplotlib. </w:t>
      </w:r>
    </w:p>
    <w:p w:rsidR="00000000" w:rsidDel="00000000" w:rsidP="00000000" w:rsidRDefault="00000000" w:rsidRPr="00000000" w14:paraId="0000005E">
      <w:pPr>
        <w:spacing w:before="240" w:line="360" w:lineRule="auto"/>
        <w:jc w:val="center"/>
        <w:rPr>
          <w:sz w:val="28"/>
          <w:szCs w:val="28"/>
        </w:rPr>
      </w:pPr>
      <w:r w:rsidDel="00000000" w:rsidR="00000000" w:rsidRPr="00000000">
        <w:rPr>
          <w:rtl w:val="0"/>
        </w:rPr>
      </w:r>
    </w:p>
    <w:p w:rsidR="00000000" w:rsidDel="00000000" w:rsidP="00000000" w:rsidRDefault="00000000" w:rsidRPr="00000000" w14:paraId="0000005F">
      <w:pPr>
        <w:spacing w:before="24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SURVEY</w:t>
      </w:r>
    </w:p>
    <w:p w:rsidR="00000000" w:rsidDel="00000000" w:rsidP="00000000" w:rsidRDefault="00000000" w:rsidRPr="00000000" w14:paraId="00000060">
      <w:pPr>
        <w:spacing w:before="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1">
      <w:pPr>
        <w:pStyle w:val="Heading1"/>
        <w:spacing w:after="120" w:before="480" w:line="360" w:lineRule="auto"/>
        <w:jc w:val="center"/>
        <w:rPr>
          <w:rFonts w:ascii="Times" w:cs="Times" w:eastAsia="Times" w:hAnsi="Times"/>
          <w:sz w:val="28"/>
          <w:szCs w:val="28"/>
        </w:rPr>
      </w:pPr>
      <w:bookmarkStart w:colFirst="0" w:colLast="0" w:name="_6figwk7ox9pg" w:id="1"/>
      <w:bookmarkEnd w:id="1"/>
      <w:r w:rsidDel="00000000" w:rsidR="00000000" w:rsidRPr="00000000">
        <w:rPr>
          <w:rFonts w:ascii="Times" w:cs="Times" w:eastAsia="Times" w:hAnsi="Times"/>
          <w:b w:val="0"/>
          <w:i w:val="1"/>
          <w:color w:val="231f20"/>
          <w:sz w:val="28"/>
          <w:szCs w:val="28"/>
          <w:rtl w:val="0"/>
        </w:rPr>
        <w:t xml:space="preserve">Why do we need sorting algorithms?</w:t>
      </w:r>
      <w:r w:rsidDel="00000000" w:rsidR="00000000" w:rsidRPr="00000000">
        <w:rPr>
          <w:rtl w:val="0"/>
        </w:rPr>
      </w:r>
    </w:p>
    <w:p w:rsidR="00000000" w:rsidDel="00000000" w:rsidP="00000000" w:rsidRDefault="00000000" w:rsidRPr="00000000" w14:paraId="00000062">
      <w:pPr>
        <w:spacing w:after="240" w:before="240" w:line="360" w:lineRule="auto"/>
        <w:jc w:val="both"/>
        <w:rPr>
          <w:rFonts w:ascii="Times" w:cs="Times" w:eastAsia="Times" w:hAnsi="Times"/>
          <w:color w:val="231f20"/>
          <w:sz w:val="28"/>
          <w:szCs w:val="28"/>
        </w:rPr>
      </w:pPr>
      <w:r w:rsidDel="00000000" w:rsidR="00000000" w:rsidRPr="00000000">
        <w:rPr>
          <w:rFonts w:ascii="Times" w:cs="Times" w:eastAsia="Times" w:hAnsi="Times"/>
          <w:color w:val="231f20"/>
          <w:sz w:val="28"/>
          <w:szCs w:val="28"/>
          <w:rtl w:val="0"/>
        </w:rPr>
        <w:t xml:space="preserve">A </w:t>
      </w:r>
      <w:r w:rsidDel="00000000" w:rsidR="00000000" w:rsidRPr="00000000">
        <w:rPr>
          <w:rFonts w:ascii="Times" w:cs="Times" w:eastAsia="Times" w:hAnsi="Times"/>
          <w:b w:val="1"/>
          <w:color w:val="231f20"/>
          <w:sz w:val="28"/>
          <w:szCs w:val="28"/>
          <w:u w:val="single"/>
          <w:rtl w:val="0"/>
        </w:rPr>
        <w:t xml:space="preserve">Sorting Algorithms</w:t>
      </w:r>
      <w:r w:rsidDel="00000000" w:rsidR="00000000" w:rsidRPr="00000000">
        <w:rPr>
          <w:rFonts w:ascii="Times" w:cs="Times" w:eastAsia="Times" w:hAnsi="Times"/>
          <w:color w:val="231f20"/>
          <w:sz w:val="28"/>
          <w:szCs w:val="28"/>
          <w:rtl w:val="0"/>
        </w:rPr>
        <w:t xml:space="preserve"> will put items in a list into an order, such as alphabetical or numerical order.</w:t>
      </w:r>
    </w:p>
    <w:p w:rsidR="00000000" w:rsidDel="00000000" w:rsidP="00000000" w:rsidRDefault="00000000" w:rsidRPr="00000000" w14:paraId="00000063">
      <w:pPr>
        <w:spacing w:after="240" w:before="240" w:line="360" w:lineRule="auto"/>
        <w:jc w:val="both"/>
        <w:rPr>
          <w:rFonts w:ascii="Times" w:cs="Times" w:eastAsia="Times" w:hAnsi="Times"/>
          <w:sz w:val="28"/>
          <w:szCs w:val="28"/>
        </w:rPr>
      </w:pPr>
      <w:r w:rsidDel="00000000" w:rsidR="00000000" w:rsidRPr="00000000">
        <w:rPr>
          <w:rFonts w:ascii="Times" w:cs="Times" w:eastAsia="Times" w:hAnsi="Times"/>
          <w:color w:val="231f20"/>
          <w:sz w:val="28"/>
          <w:szCs w:val="28"/>
          <w:rtl w:val="0"/>
        </w:rPr>
        <w:t xml:space="preserve">For example, a list of customer names could be sorted into alphabetical order by surname, or a list of people could be put into numerical order by age.</w:t>
      </w:r>
      <w:r w:rsidDel="00000000" w:rsidR="00000000" w:rsidRPr="00000000">
        <w:rPr>
          <w:rtl w:val="0"/>
        </w:rPr>
      </w:r>
    </w:p>
    <w:p w:rsidR="00000000" w:rsidDel="00000000" w:rsidP="00000000" w:rsidRDefault="00000000" w:rsidRPr="00000000" w14:paraId="00000064">
      <w:pPr>
        <w:spacing w:after="240" w:before="240" w:line="360" w:lineRule="auto"/>
        <w:ind w:left="0" w:firstLine="0"/>
        <w:jc w:val="center"/>
        <w:rPr>
          <w:rFonts w:ascii="Times" w:cs="Times" w:eastAsia="Times" w:hAnsi="Times"/>
          <w:i w:val="1"/>
          <w:color w:val="231f20"/>
          <w:sz w:val="28"/>
          <w:szCs w:val="28"/>
        </w:rPr>
      </w:pP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i w:val="1"/>
          <w:color w:val="231f20"/>
          <w:sz w:val="28"/>
          <w:szCs w:val="28"/>
          <w:rtl w:val="0"/>
        </w:rPr>
        <w:t xml:space="preserve">Why </w:t>
        <w:tab/>
        <w:t xml:space="preserve">Different Sorting Algorithms ?</w:t>
      </w:r>
    </w:p>
    <w:p w:rsidR="00000000" w:rsidDel="00000000" w:rsidP="00000000" w:rsidRDefault="00000000" w:rsidRPr="00000000" w14:paraId="00000065">
      <w:pPr>
        <w:spacing w:after="240" w:before="240" w:line="328.8" w:lineRule="auto"/>
        <w:jc w:val="both"/>
        <w:rPr>
          <w:rFonts w:ascii="Times" w:cs="Times" w:eastAsia="Times" w:hAnsi="Times"/>
          <w:color w:val="231f20"/>
          <w:sz w:val="28"/>
          <w:szCs w:val="28"/>
        </w:rPr>
      </w:pPr>
      <w:r w:rsidDel="00000000" w:rsidR="00000000" w:rsidRPr="00000000">
        <w:rPr>
          <w:rFonts w:ascii="Times" w:cs="Times" w:eastAsia="Times" w:hAnsi="Times"/>
          <w:color w:val="231f20"/>
          <w:sz w:val="28"/>
          <w:szCs w:val="28"/>
          <w:rtl w:val="0"/>
        </w:rPr>
        <w:t xml:space="preserve">In This modern scenario , we have different situations and we encounter different problems So we need different Sorting Techniques .</w:t>
      </w:r>
    </w:p>
    <w:p w:rsidR="00000000" w:rsidDel="00000000" w:rsidP="00000000" w:rsidRDefault="00000000" w:rsidRPr="00000000" w14:paraId="00000066">
      <w:pPr>
        <w:spacing w:after="240" w:before="240" w:line="328.8"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Some Algorithms complexity changes based on pre-sortedness and these algorithms are knows to be adaptive.( Insertion Sort is best example)</w:t>
      </w:r>
    </w:p>
    <w:p w:rsidR="00000000" w:rsidDel="00000000" w:rsidP="00000000" w:rsidRDefault="00000000" w:rsidRPr="00000000" w14:paraId="00000067">
      <w:pPr>
        <w:spacing w:before="240" w:line="360"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Problems with the applications with Divide and Conquer require algorithms like QuickSort and Merge Sort.</w:t>
      </w:r>
    </w:p>
    <w:p w:rsidR="00000000" w:rsidDel="00000000" w:rsidP="00000000" w:rsidRDefault="00000000" w:rsidRPr="00000000" w14:paraId="00000068">
      <w:pPr>
        <w:spacing w:before="240" w:line="360"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If the files are small with large values, selections sort works well. It doesn’t require any additional space.</w:t>
      </w:r>
    </w:p>
    <w:p w:rsidR="00000000" w:rsidDel="00000000" w:rsidP="00000000" w:rsidRDefault="00000000" w:rsidRPr="00000000" w14:paraId="00000069">
      <w:pPr>
        <w:spacing w:before="240" w:line="360" w:lineRule="auto"/>
        <w:jc w:val="both"/>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Algorithms like Shell sort are best for medium size files. It is fastest of all O(n^2) sorting algorithms. If the array is in right order, shell sort works well.</w:t>
      </w:r>
      <w:r w:rsidDel="00000000" w:rsidR="00000000" w:rsidRPr="00000000">
        <w:rPr>
          <w:rtl w:val="0"/>
        </w:rPr>
      </w:r>
    </w:p>
    <w:p w:rsidR="00000000" w:rsidDel="00000000" w:rsidP="00000000" w:rsidRDefault="00000000" w:rsidRPr="00000000" w14:paraId="0000006A">
      <w:pPr>
        <w:spacing w:before="240" w:line="360" w:lineRule="auto"/>
        <w:jc w:val="center"/>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Now, you got why we need so many sorting algorithms.</w:t>
      </w: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b w:val="1"/>
          <w:i w:val="1"/>
          <w:color w:val="282829"/>
          <w:sz w:val="28"/>
          <w:szCs w:val="28"/>
          <w:rtl w:val="0"/>
        </w:rPr>
        <w:t xml:space="preserve">What </w:t>
        <w:tab/>
        <w:t xml:space="preserve">are the uses of different sorting algorithms like bubble, selection, </w:t>
        <w:tab/>
        <w:t xml:space="preserve">insertion, shell, merge, heap, quick, tree, radix, counting and </w:t>
        <w:tab/>
        <w:t xml:space="preserve">bucket sort in real-life scenarios?</w:t>
      </w:r>
      <w:r w:rsidDel="00000000" w:rsidR="00000000" w:rsidRPr="00000000">
        <w:rPr>
          <w:rFonts w:ascii="Times" w:cs="Times" w:eastAsia="Times" w:hAnsi="Times"/>
          <w:i w:val="1"/>
          <w:color w:val="231f20"/>
          <w:sz w:val="28"/>
          <w:szCs w:val="28"/>
          <w:rtl w:val="0"/>
        </w:rPr>
        <w:t xml:space="preserve"> </w:t>
        <w:tab/>
      </w:r>
      <w:r w:rsidDel="00000000" w:rsidR="00000000" w:rsidRPr="00000000">
        <w:rPr>
          <w:rFonts w:ascii="Times" w:cs="Times" w:eastAsia="Times" w:hAnsi="Times"/>
          <w:sz w:val="28"/>
          <w:szCs w:val="28"/>
          <w:rtl w:val="0"/>
        </w:rPr>
        <w:t xml:space="preserve"> </w:t>
        <w:tab/>
      </w:r>
    </w:p>
    <w:p w:rsidR="00000000" w:rsidDel="00000000" w:rsidP="00000000" w:rsidRDefault="00000000" w:rsidRPr="00000000" w14:paraId="0000006B">
      <w:pPr>
        <w:spacing w:after="240" w:before="240" w:line="360" w:lineRule="auto"/>
        <w:jc w:val="center"/>
        <w:rPr>
          <w:rFonts w:ascii="Times" w:cs="Times" w:eastAsia="Times" w:hAnsi="Times"/>
          <w:i w:val="1"/>
          <w:color w:val="282829"/>
          <w:sz w:val="28"/>
          <w:szCs w:val="28"/>
          <w:u w:val="single"/>
        </w:rPr>
      </w:pPr>
      <w:r w:rsidDel="00000000" w:rsidR="00000000" w:rsidRPr="00000000">
        <w:rPr>
          <w:rFonts w:ascii="Times" w:cs="Times" w:eastAsia="Times" w:hAnsi="Times"/>
          <w:i w:val="1"/>
          <w:color w:val="282829"/>
          <w:sz w:val="28"/>
          <w:szCs w:val="28"/>
          <w:u w:val="single"/>
          <w:rtl w:val="0"/>
        </w:rPr>
        <w:t xml:space="preserve">Common Applications of Sorting:</w:t>
      </w:r>
    </w:p>
    <w:p w:rsidR="00000000" w:rsidDel="00000000" w:rsidP="00000000" w:rsidRDefault="00000000" w:rsidRPr="00000000" w14:paraId="0000006C">
      <w:pPr>
        <w:numPr>
          <w:ilvl w:val="0"/>
          <w:numId w:val="13"/>
        </w:numPr>
        <w:spacing w:after="0" w:afterAutospacing="0" w:before="24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Searching</w:t>
      </w:r>
      <w:r w:rsidDel="00000000" w:rsidR="00000000" w:rsidRPr="00000000">
        <w:rPr>
          <w:rFonts w:ascii="Times" w:cs="Times" w:eastAsia="Times" w:hAnsi="Times"/>
          <w:color w:val="282829"/>
          <w:sz w:val="28"/>
          <w:szCs w:val="28"/>
          <w:rtl w:val="0"/>
        </w:rPr>
        <w:t xml:space="preserve"> </w:t>
        <w:tab/>
        <w:t xml:space="preserve">- </w:t>
      </w: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color w:val="282829"/>
          <w:sz w:val="28"/>
          <w:szCs w:val="28"/>
          <w:rtl w:val="0"/>
        </w:rPr>
        <w:t xml:space="preserve">In </w:t>
        <w:tab/>
        <w:t xml:space="preserve">Binary Search we can Search Items in log(n) that requires Sorted </w:t>
        <w:tab/>
        <w:t xml:space="preserve">list of items . </w:t>
      </w:r>
      <w:r w:rsidDel="00000000" w:rsidR="00000000" w:rsidRPr="00000000">
        <w:rPr>
          <w:rFonts w:ascii="Times" w:cs="Times" w:eastAsia="Times" w:hAnsi="Times"/>
          <w:sz w:val="28"/>
          <w:szCs w:val="28"/>
          <w:rtl w:val="0"/>
        </w:rPr>
        <w:tab/>
      </w:r>
    </w:p>
    <w:p w:rsidR="00000000" w:rsidDel="00000000" w:rsidP="00000000" w:rsidRDefault="00000000" w:rsidRPr="00000000" w14:paraId="0000006D">
      <w:pPr>
        <w:numPr>
          <w:ilvl w:val="0"/>
          <w:numId w:val="13"/>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Closest pair </w:t>
      </w:r>
      <w:r w:rsidDel="00000000" w:rsidR="00000000" w:rsidRPr="00000000">
        <w:rPr>
          <w:rFonts w:ascii="Times" w:cs="Times" w:eastAsia="Times" w:hAnsi="Times"/>
          <w:i w:val="1"/>
          <w:color w:val="282829"/>
          <w:sz w:val="28"/>
          <w:szCs w:val="28"/>
          <w:rtl w:val="0"/>
        </w:rPr>
        <w:t xml:space="preserve">- </w:t>
      </w:r>
      <w:r w:rsidDel="00000000" w:rsidR="00000000" w:rsidRPr="00000000">
        <w:rPr>
          <w:rFonts w:ascii="Times" w:cs="Times" w:eastAsia="Times" w:hAnsi="Times"/>
          <w:sz w:val="28"/>
          <w:szCs w:val="28"/>
          <w:rtl w:val="0"/>
        </w:rPr>
        <w:tab/>
        <w:br w:type="textWrapping"/>
        <w:t xml:space="preserve"> </w:t>
        <w:tab/>
      </w:r>
      <w:r w:rsidDel="00000000" w:rsidR="00000000" w:rsidRPr="00000000">
        <w:rPr>
          <w:rFonts w:ascii="Times" w:cs="Times" w:eastAsia="Times" w:hAnsi="Times"/>
          <w:color w:val="282829"/>
          <w:sz w:val="28"/>
          <w:szCs w:val="28"/>
          <w:rtl w:val="0"/>
        </w:rPr>
        <w:t xml:space="preserve">In </w:t>
        <w:tab/>
        <w:t xml:space="preserve">The Situation when we want to find the closest pair of items who </w:t>
        <w:tab/>
        <w:t xml:space="preserve">have smallest difference or maximum sum or greatest product in a </w:t>
        <w:tab/>
        <w:t xml:space="preserve">given list of items .</w:t>
      </w:r>
      <w:r w:rsidDel="00000000" w:rsidR="00000000" w:rsidRPr="00000000">
        <w:rPr>
          <w:rFonts w:ascii="Times" w:cs="Times" w:eastAsia="Times" w:hAnsi="Times"/>
          <w:sz w:val="28"/>
          <w:szCs w:val="28"/>
          <w:rtl w:val="0"/>
        </w:rPr>
        <w:t xml:space="preserve"> </w:t>
        <w:tab/>
      </w:r>
    </w:p>
    <w:p w:rsidR="00000000" w:rsidDel="00000000" w:rsidP="00000000" w:rsidRDefault="00000000" w:rsidRPr="00000000" w14:paraId="0000006E">
      <w:pPr>
        <w:numPr>
          <w:ilvl w:val="0"/>
          <w:numId w:val="13"/>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Element uniqueness </w:t>
      </w:r>
      <w:r w:rsidDel="00000000" w:rsidR="00000000" w:rsidRPr="00000000">
        <w:rPr>
          <w:rFonts w:ascii="Times" w:cs="Times" w:eastAsia="Times" w:hAnsi="Times"/>
          <w:i w:val="1"/>
          <w:color w:val="282829"/>
          <w:sz w:val="28"/>
          <w:szCs w:val="28"/>
          <w:rtl w:val="0"/>
        </w:rPr>
        <w:t xml:space="preserve">-</w:t>
      </w: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color w:val="282829"/>
          <w:sz w:val="28"/>
          <w:szCs w:val="28"/>
          <w:rtl w:val="0"/>
        </w:rPr>
        <w:t xml:space="preserve">To remove duplicates from Given set of data .</w:t>
      </w:r>
      <w:r w:rsidDel="00000000" w:rsidR="00000000" w:rsidRPr="00000000">
        <w:rPr>
          <w:rtl w:val="0"/>
        </w:rPr>
      </w:r>
    </w:p>
    <w:p w:rsidR="00000000" w:rsidDel="00000000" w:rsidP="00000000" w:rsidRDefault="00000000" w:rsidRPr="00000000" w14:paraId="0000006F">
      <w:pPr>
        <w:numPr>
          <w:ilvl w:val="0"/>
          <w:numId w:val="13"/>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Frequency </w:t>
        <w:tab/>
        <w:t xml:space="preserve">distribution </w:t>
      </w:r>
      <w:r w:rsidDel="00000000" w:rsidR="00000000" w:rsidRPr="00000000">
        <w:rPr>
          <w:rFonts w:ascii="Times" w:cs="Times" w:eastAsia="Times" w:hAnsi="Times"/>
          <w:i w:val="1"/>
          <w:color w:val="282829"/>
          <w:sz w:val="28"/>
          <w:szCs w:val="28"/>
          <w:rtl w:val="0"/>
        </w:rPr>
        <w:t xml:space="preserve">-</w:t>
      </w: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color w:val="282829"/>
          <w:sz w:val="28"/>
          <w:szCs w:val="28"/>
          <w:rtl w:val="0"/>
        </w:rPr>
        <w:t xml:space="preserve">To </w:t>
        <w:tab/>
        <w:t xml:space="preserve">See the Frequency of how many times an entry or data is appeared in </w:t>
        <w:tab/>
        <w:t xml:space="preserve">a data . </w:t>
      </w:r>
      <w:r w:rsidDel="00000000" w:rsidR="00000000" w:rsidRPr="00000000">
        <w:rPr>
          <w:rFonts w:ascii="Times" w:cs="Times" w:eastAsia="Times" w:hAnsi="Times"/>
          <w:sz w:val="28"/>
          <w:szCs w:val="28"/>
          <w:rtl w:val="0"/>
        </w:rPr>
        <w:tab/>
      </w:r>
    </w:p>
    <w:p w:rsidR="00000000" w:rsidDel="00000000" w:rsidP="00000000" w:rsidRDefault="00000000" w:rsidRPr="00000000" w14:paraId="00000070">
      <w:pPr>
        <w:numPr>
          <w:ilvl w:val="0"/>
          <w:numId w:val="13"/>
        </w:numPr>
        <w:spacing w:after="24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Selection </w:t>
      </w:r>
      <w:r w:rsidDel="00000000" w:rsidR="00000000" w:rsidRPr="00000000">
        <w:rPr>
          <w:rFonts w:ascii="Times" w:cs="Times" w:eastAsia="Times" w:hAnsi="Times"/>
          <w:i w:val="1"/>
          <w:color w:val="282829"/>
          <w:sz w:val="28"/>
          <w:szCs w:val="28"/>
          <w:rtl w:val="0"/>
        </w:rPr>
        <w:t xml:space="preserve">- </w:t>
      </w:r>
      <w:r w:rsidDel="00000000" w:rsidR="00000000" w:rsidRPr="00000000">
        <w:rPr>
          <w:rFonts w:ascii="Times" w:cs="Times" w:eastAsia="Times" w:hAnsi="Times"/>
          <w:sz w:val="28"/>
          <w:szCs w:val="28"/>
          <w:rtl w:val="0"/>
        </w:rPr>
        <w:br w:type="textWrapping"/>
        <w:t xml:space="preserve"> </w:t>
        <w:tab/>
      </w:r>
      <w:r w:rsidDel="00000000" w:rsidR="00000000" w:rsidRPr="00000000">
        <w:rPr>
          <w:rFonts w:ascii="Times" w:cs="Times" w:eastAsia="Times" w:hAnsi="Times"/>
          <w:color w:val="282829"/>
          <w:sz w:val="28"/>
          <w:szCs w:val="28"/>
          <w:rtl w:val="0"/>
        </w:rPr>
        <w:t xml:space="preserve">To see the K</w:t>
      </w:r>
      <w:r w:rsidDel="00000000" w:rsidR="00000000" w:rsidRPr="00000000">
        <w:rPr>
          <w:rFonts w:ascii="Times" w:cs="Times" w:eastAsia="Times" w:hAnsi="Times"/>
          <w:color w:val="282829"/>
          <w:sz w:val="28"/>
          <w:szCs w:val="28"/>
          <w:vertAlign w:val="superscript"/>
          <w:rtl w:val="0"/>
        </w:rPr>
        <w:t xml:space="preserve">th </w:t>
      </w:r>
      <w:r w:rsidDel="00000000" w:rsidR="00000000" w:rsidRPr="00000000">
        <w:rPr>
          <w:rFonts w:ascii="Times" w:cs="Times" w:eastAsia="Times" w:hAnsi="Times"/>
          <w:color w:val="282829"/>
          <w:sz w:val="28"/>
          <w:szCs w:val="28"/>
          <w:rtl w:val="0"/>
        </w:rPr>
        <w:t xml:space="preserve">largest element in the data .</w:t>
      </w:r>
      <w:r w:rsidDel="00000000" w:rsidR="00000000" w:rsidRPr="00000000">
        <w:rPr>
          <w:rFonts w:ascii="Times" w:cs="Times" w:eastAsia="Times" w:hAnsi="Times"/>
          <w:i w:val="1"/>
          <w:color w:val="282829"/>
          <w:sz w:val="28"/>
          <w:szCs w:val="28"/>
          <w:rtl w:val="0"/>
        </w:rPr>
        <w:t xml:space="preserve"> </w:t>
      </w:r>
      <w:r w:rsidDel="00000000" w:rsidR="00000000" w:rsidRPr="00000000">
        <w:rPr>
          <w:rFonts w:ascii="Times" w:cs="Times" w:eastAsia="Times" w:hAnsi="Times"/>
          <w:sz w:val="28"/>
          <w:szCs w:val="28"/>
          <w:rtl w:val="0"/>
        </w:rPr>
        <w:tab/>
      </w:r>
    </w:p>
    <w:p w:rsidR="00000000" w:rsidDel="00000000" w:rsidP="00000000" w:rsidRDefault="00000000" w:rsidRPr="00000000" w14:paraId="00000071">
      <w:pPr>
        <w:spacing w:before="240" w:line="360"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While some of these problems (particularly median and selection) can be solved in linear time using more sophisticated algorithms, sorting provides quick and easy solutions to all of these problems. It is a rare application whose time complexity is such that sorting proves to be the bottleneck, especially a bottleneck that could </w:t>
      </w:r>
    </w:p>
    <w:p w:rsidR="00000000" w:rsidDel="00000000" w:rsidP="00000000" w:rsidRDefault="00000000" w:rsidRPr="00000000" w14:paraId="00000072">
      <w:pPr>
        <w:spacing w:before="240" w:line="360" w:lineRule="auto"/>
        <w:jc w:val="both"/>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have otherwise been removed using more clever algorithms.</w:t>
      </w:r>
      <w:r w:rsidDel="00000000" w:rsidR="00000000" w:rsidRPr="00000000">
        <w:rPr>
          <w:rtl w:val="0"/>
        </w:rPr>
      </w:r>
    </w:p>
    <w:p w:rsidR="00000000" w:rsidDel="00000000" w:rsidP="00000000" w:rsidRDefault="00000000" w:rsidRPr="00000000" w14:paraId="00000073">
      <w:pPr>
        <w:spacing w:after="240" w:before="240" w:line="360" w:lineRule="auto"/>
        <w:jc w:val="center"/>
        <w:rPr>
          <w:rFonts w:ascii="Times" w:cs="Times" w:eastAsia="Times" w:hAnsi="Times"/>
          <w:b w:val="1"/>
          <w:i w:val="1"/>
          <w:color w:val="282829"/>
          <w:sz w:val="28"/>
          <w:szCs w:val="28"/>
          <w:u w:val="single"/>
        </w:rPr>
      </w:pPr>
      <w:r w:rsidDel="00000000" w:rsidR="00000000" w:rsidRPr="00000000">
        <w:rPr>
          <w:rFonts w:ascii="Times" w:cs="Times" w:eastAsia="Times" w:hAnsi="Times"/>
          <w:b w:val="1"/>
          <w:i w:val="1"/>
          <w:color w:val="282829"/>
          <w:sz w:val="28"/>
          <w:szCs w:val="28"/>
          <w:u w:val="single"/>
          <w:rtl w:val="0"/>
        </w:rPr>
        <w:t xml:space="preserve">Real World Applications of Sorting:</w:t>
      </w:r>
    </w:p>
    <w:p w:rsidR="00000000" w:rsidDel="00000000" w:rsidP="00000000" w:rsidRDefault="00000000" w:rsidRPr="00000000" w14:paraId="00000074">
      <w:pPr>
        <w:numPr>
          <w:ilvl w:val="0"/>
          <w:numId w:val="4"/>
        </w:numPr>
        <w:spacing w:after="0" w:afterAutospacing="0" w:before="24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Merge Sort: </w:t>
      </w:r>
      <w:r w:rsidDel="00000000" w:rsidR="00000000" w:rsidRPr="00000000">
        <w:rPr>
          <w:rFonts w:ascii="Times" w:cs="Times" w:eastAsia="Times" w:hAnsi="Times"/>
          <w:color w:val="282829"/>
          <w:sz w:val="28"/>
          <w:szCs w:val="28"/>
          <w:rtl w:val="0"/>
        </w:rPr>
        <w:t xml:space="preserve">Databases use an </w:t>
        <w:tab/>
        <w:t xml:space="preserve">external merge sort to sort sets of data that are too large to be </w:t>
        <w:tab/>
        <w:t xml:space="preserve">loaded entirely into memory. The driving factor in this sort is the </w:t>
        <w:tab/>
        <w:t xml:space="preserve">reduction in the number of disk I/Os.</w:t>
      </w:r>
      <w:r w:rsidDel="00000000" w:rsidR="00000000" w:rsidRPr="00000000">
        <w:rPr>
          <w:rtl w:val="0"/>
        </w:rPr>
      </w:r>
    </w:p>
    <w:p w:rsidR="00000000" w:rsidDel="00000000" w:rsidP="00000000" w:rsidRDefault="00000000" w:rsidRPr="00000000" w14:paraId="00000075">
      <w:pPr>
        <w:numPr>
          <w:ilvl w:val="0"/>
          <w:numId w:val="4"/>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Bubble Sort: </w:t>
      </w:r>
      <w:r w:rsidDel="00000000" w:rsidR="00000000" w:rsidRPr="00000000">
        <w:rPr>
          <w:rFonts w:ascii="Times" w:cs="Times" w:eastAsia="Times" w:hAnsi="Times"/>
          <w:i w:val="1"/>
          <w:color w:val="282829"/>
          <w:sz w:val="28"/>
          <w:szCs w:val="28"/>
          <w:rtl w:val="0"/>
        </w:rPr>
        <w:t xml:space="preserve">B</w:t>
      </w:r>
      <w:r w:rsidDel="00000000" w:rsidR="00000000" w:rsidRPr="00000000">
        <w:rPr>
          <w:rFonts w:ascii="Times" w:cs="Times" w:eastAsia="Times" w:hAnsi="Times"/>
          <w:color w:val="282829"/>
          <w:sz w:val="28"/>
          <w:szCs w:val="28"/>
          <w:rtl w:val="0"/>
        </w:rPr>
        <w:t xml:space="preserve">ubble sort is used </w:t>
        <w:tab/>
        <w:t xml:space="preserve">in programming TV remote to sort channels on the basis of longer </w:t>
        <w:tab/>
        <w:t xml:space="preserve">viewing time .</w:t>
      </w:r>
      <w:r w:rsidDel="00000000" w:rsidR="00000000" w:rsidRPr="00000000">
        <w:rPr>
          <w:rtl w:val="0"/>
        </w:rPr>
      </w:r>
    </w:p>
    <w:p w:rsidR="00000000" w:rsidDel="00000000" w:rsidP="00000000" w:rsidRDefault="00000000" w:rsidRPr="00000000" w14:paraId="00000076">
      <w:pPr>
        <w:numPr>
          <w:ilvl w:val="0"/>
          <w:numId w:val="4"/>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Heap </w:t>
        <w:tab/>
        <w:t xml:space="preserve">Sort: </w:t>
      </w:r>
      <w:r w:rsidDel="00000000" w:rsidR="00000000" w:rsidRPr="00000000">
        <w:rPr>
          <w:rFonts w:ascii="Times" w:cs="Times" w:eastAsia="Times" w:hAnsi="Times"/>
          <w:color w:val="282829"/>
          <w:sz w:val="28"/>
          <w:szCs w:val="28"/>
          <w:rtl w:val="0"/>
        </w:rPr>
        <w:t xml:space="preserve">Heap sort is used in </w:t>
        <w:tab/>
        <w:t xml:space="preserve">reading barcodes on plastic cards. The service allows to communicate </w:t>
        <w:tab/>
        <w:t xml:space="preserve">with the database to constantly run checks to ensure that they were </w:t>
        <w:tab/>
        <w:t xml:space="preserve">all still online and had to constantly report statistics on which </w:t>
        <w:tab/>
        <w:t xml:space="preserve">readers were performing the worst, which ones got the most/least </w:t>
        <w:tab/>
        <w:t xml:space="preserve">user activity, etc.</w:t>
      </w:r>
      <w:r w:rsidDel="00000000" w:rsidR="00000000" w:rsidRPr="00000000">
        <w:rPr>
          <w:rtl w:val="0"/>
        </w:rPr>
      </w:r>
    </w:p>
    <w:p w:rsidR="00000000" w:rsidDel="00000000" w:rsidP="00000000" w:rsidRDefault="00000000" w:rsidRPr="00000000" w14:paraId="00000077">
      <w:pPr>
        <w:numPr>
          <w:ilvl w:val="0"/>
          <w:numId w:val="4"/>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Quick Sort: </w:t>
      </w:r>
      <w:r w:rsidDel="00000000" w:rsidR="00000000" w:rsidRPr="00000000">
        <w:rPr>
          <w:rFonts w:ascii="Times" w:cs="Times" w:eastAsia="Times" w:hAnsi="Times"/>
          <w:i w:val="1"/>
          <w:color w:val="282829"/>
          <w:sz w:val="28"/>
          <w:szCs w:val="28"/>
          <w:rtl w:val="0"/>
        </w:rPr>
        <w:t xml:space="preserve">Sports scores are organised by quick sort on the basis of </w:t>
        <w:tab/>
        <w:t xml:space="preserve">win-loss ratio .</w:t>
      </w:r>
      <w:r w:rsidDel="00000000" w:rsidR="00000000" w:rsidRPr="00000000">
        <w:rPr>
          <w:rtl w:val="0"/>
        </w:rPr>
      </w:r>
    </w:p>
    <w:p w:rsidR="00000000" w:rsidDel="00000000" w:rsidP="00000000" w:rsidRDefault="00000000" w:rsidRPr="00000000" w14:paraId="00000078">
      <w:pPr>
        <w:numPr>
          <w:ilvl w:val="0"/>
          <w:numId w:val="4"/>
        </w:numPr>
        <w:spacing w:after="0" w:afterAutospacing="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Radix Sort: </w:t>
      </w:r>
      <w:r w:rsidDel="00000000" w:rsidR="00000000" w:rsidRPr="00000000">
        <w:rPr>
          <w:rFonts w:ascii="Times" w:cs="Times" w:eastAsia="Times" w:hAnsi="Times"/>
          <w:color w:val="282829"/>
          <w:sz w:val="28"/>
          <w:szCs w:val="28"/>
          <w:rtl w:val="0"/>
        </w:rPr>
        <w:t xml:space="preserve">eBay allows you to sort listings by the current Bid amount leveraging radix sort .</w:t>
      </w:r>
      <w:r w:rsidDel="00000000" w:rsidR="00000000" w:rsidRPr="00000000">
        <w:rPr>
          <w:rtl w:val="0"/>
        </w:rPr>
      </w:r>
    </w:p>
    <w:p w:rsidR="00000000" w:rsidDel="00000000" w:rsidP="00000000" w:rsidRDefault="00000000" w:rsidRPr="00000000" w14:paraId="00000079">
      <w:pPr>
        <w:numPr>
          <w:ilvl w:val="0"/>
          <w:numId w:val="4"/>
        </w:numPr>
        <w:spacing w:after="240" w:before="0" w:beforeAutospacing="0" w:line="360" w:lineRule="auto"/>
        <w:ind w:left="720" w:hanging="360"/>
        <w:jc w:val="both"/>
        <w:rPr>
          <w:sz w:val="28"/>
          <w:szCs w:val="28"/>
        </w:rPr>
      </w:pPr>
      <w:r w:rsidDel="00000000" w:rsidR="00000000" w:rsidRPr="00000000">
        <w:rPr>
          <w:rFonts w:ascii="Times" w:cs="Times" w:eastAsia="Times" w:hAnsi="Times"/>
          <w:b w:val="1"/>
          <w:i w:val="1"/>
          <w:color w:val="282829"/>
          <w:sz w:val="28"/>
          <w:szCs w:val="28"/>
          <w:rtl w:val="0"/>
        </w:rPr>
        <w:t xml:space="preserve">SelectionSort: </w:t>
      </w:r>
      <w:r w:rsidDel="00000000" w:rsidR="00000000" w:rsidRPr="00000000">
        <w:rPr>
          <w:rFonts w:ascii="Times" w:cs="Times" w:eastAsia="Times" w:hAnsi="Times"/>
          <w:color w:val="282829"/>
          <w:sz w:val="28"/>
          <w:szCs w:val="28"/>
          <w:rtl w:val="0"/>
        </w:rPr>
        <w:t xml:space="preserve">K12 education portal allows sorting list of pupils alphabetically through selection sort.</w:t>
        <w:br w:type="textWrapping"/>
      </w:r>
    </w:p>
    <w:p w:rsidR="00000000" w:rsidDel="00000000" w:rsidP="00000000" w:rsidRDefault="00000000" w:rsidRPr="00000000" w14:paraId="0000007A">
      <w:pPr>
        <w:spacing w:before="240" w:lineRule="auto"/>
        <w:jc w:val="center"/>
        <w:rPr>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360" w:lineRule="auto"/>
        <w:jc w:val="center"/>
        <w:rPr>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360" w:lineRule="auto"/>
        <w:jc w:val="left"/>
        <w:rPr>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TOOLS &amp; TECHNOLOGY USED</w:t>
      </w:r>
    </w:p>
    <w:p w:rsidR="00000000" w:rsidDel="00000000" w:rsidP="00000000" w:rsidRDefault="00000000" w:rsidRPr="00000000" w14:paraId="00000081">
      <w:pPr>
        <w:numPr>
          <w:ilvl w:val="0"/>
          <w:numId w:val="18"/>
        </w:numPr>
        <w:spacing w:after="0" w:afterAutospacing="0" w:before="24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 computer system with any OS. </w:t>
        <w:tab/>
      </w:r>
    </w:p>
    <w:p w:rsidR="00000000" w:rsidDel="00000000" w:rsidP="00000000" w:rsidRDefault="00000000" w:rsidRPr="00000000" w14:paraId="00000082">
      <w:pPr>
        <w:numPr>
          <w:ilvl w:val="0"/>
          <w:numId w:val="23"/>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Python Programming language installed.</w:t>
      </w:r>
    </w:p>
    <w:p w:rsidR="00000000" w:rsidDel="00000000" w:rsidP="00000000" w:rsidRDefault="00000000" w:rsidRPr="00000000" w14:paraId="00000083">
      <w:pPr>
        <w:numPr>
          <w:ilvl w:val="0"/>
          <w:numId w:val="21"/>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Pip package </w:t>
        <w:tab/>
        <w:t xml:space="preserve">installed(already included in installation package of python 3.4 or above).</w:t>
      </w:r>
    </w:p>
    <w:p w:rsidR="00000000" w:rsidDel="00000000" w:rsidP="00000000" w:rsidRDefault="00000000" w:rsidRPr="00000000" w14:paraId="00000084">
      <w:pPr>
        <w:numPr>
          <w:ilvl w:val="0"/>
          <w:numId w:val="19"/>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Python libraries – Matplotlib(install using pip if not present already).</w:t>
      </w:r>
    </w:p>
    <w:p w:rsidR="00000000" w:rsidDel="00000000" w:rsidP="00000000" w:rsidRDefault="00000000" w:rsidRPr="00000000" w14:paraId="00000085">
      <w:pPr>
        <w:numPr>
          <w:ilvl w:val="0"/>
          <w:numId w:val="9"/>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Internet browser(preferably Google Chrome)</w:t>
      </w:r>
    </w:p>
    <w:p w:rsidR="00000000" w:rsidDel="00000000" w:rsidP="00000000" w:rsidRDefault="00000000" w:rsidRPr="00000000" w14:paraId="00000086">
      <w:pPr>
        <w:numPr>
          <w:ilvl w:val="0"/>
          <w:numId w:val="2"/>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Google account.</w:t>
      </w:r>
    </w:p>
    <w:p w:rsidR="00000000" w:rsidDel="00000000" w:rsidP="00000000" w:rsidRDefault="00000000" w:rsidRPr="00000000" w14:paraId="00000087">
      <w:pPr>
        <w:numPr>
          <w:ilvl w:val="0"/>
          <w:numId w:val="14"/>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Code editor </w:t>
        <w:tab/>
        <w:t xml:space="preserve">for python/Python IDE(ex - Visual Studio Code, IDLE , Jupyter Notebook).</w:t>
      </w:r>
    </w:p>
    <w:p w:rsidR="00000000" w:rsidDel="00000000" w:rsidP="00000000" w:rsidRDefault="00000000" w:rsidRPr="00000000" w14:paraId="00000088">
      <w:pPr>
        <w:numPr>
          <w:ilvl w:val="0"/>
          <w:numId w:val="6"/>
        </w:numPr>
        <w:spacing w:after="24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Microsoft  Excel.</w:t>
      </w:r>
    </w:p>
    <w:p w:rsidR="00000000" w:rsidDel="00000000" w:rsidP="00000000" w:rsidRDefault="00000000" w:rsidRPr="00000000" w14:paraId="00000089">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B">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C">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D">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E">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F">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0">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1">
      <w:pPr>
        <w:spacing w:after="240" w:before="240" w:line="360" w:lineRule="auto"/>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2">
      <w:pPr>
        <w:spacing w:before="240" w:lineRule="auto"/>
        <w:jc w:val="center"/>
        <w:rPr>
          <w:rFonts w:ascii="Times" w:cs="Times" w:eastAsia="Times" w:hAnsi="Times"/>
          <w:b w:val="1"/>
          <w:sz w:val="30"/>
          <w:szCs w:val="30"/>
          <w:u w:val="single"/>
        </w:rPr>
      </w:pPr>
      <w:r w:rsidDel="00000000" w:rsidR="00000000" w:rsidRPr="00000000">
        <w:rPr>
          <w:rFonts w:ascii="Times" w:cs="Times" w:eastAsia="Times" w:hAnsi="Times"/>
          <w:b w:val="1"/>
          <w:sz w:val="30"/>
          <w:szCs w:val="30"/>
          <w:u w:val="single"/>
          <w:rtl w:val="0"/>
        </w:rPr>
        <w:t xml:space="preserve">SNAPSHOTS OF SORTING-TECHNIQUES</w:t>
      </w:r>
    </w:p>
    <w:p w:rsidR="00000000" w:rsidDel="00000000" w:rsidP="00000000" w:rsidRDefault="00000000" w:rsidRPr="00000000" w14:paraId="00000093">
      <w:pPr>
        <w:spacing w:before="240" w:lineRule="auto"/>
        <w:jc w:val="center"/>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094">
      <w:pPr>
        <w:spacing w:after="240" w:before="240" w:line="360" w:lineRule="auto"/>
        <w:ind w:left="720" w:firstLine="0"/>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BUBBLE-SORT</w:t>
      </w:r>
    </w:p>
    <w:p w:rsidR="00000000" w:rsidDel="00000000" w:rsidP="00000000" w:rsidRDefault="00000000" w:rsidRPr="00000000" w14:paraId="00000095">
      <w:pPr>
        <w:spacing w:after="240" w:before="240" w:line="36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Bubble-Sort is the simplest sorting algorithm that works by repeatedly </w:t>
        <w:tab/>
        <w:t xml:space="preserve">swapping the adjacent elements if they are in wrong order. </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96">
      <w:pPr>
        <w:spacing w:after="240" w:before="240" w:line="360" w:lineRule="auto"/>
        <w:ind w:left="72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ALGORITHM :</w:t>
      </w:r>
    </w:p>
    <w:p w:rsidR="00000000" w:rsidDel="00000000" w:rsidP="00000000" w:rsidRDefault="00000000" w:rsidRPr="00000000" w14:paraId="00000097">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begin BubbleSort(list)</w:t>
      </w:r>
    </w:p>
    <w:p w:rsidR="00000000" w:rsidDel="00000000" w:rsidP="00000000" w:rsidRDefault="00000000" w:rsidRPr="00000000" w14:paraId="00000098">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for all elements of list</w:t>
      </w:r>
    </w:p>
    <w:p w:rsidR="00000000" w:rsidDel="00000000" w:rsidP="00000000" w:rsidRDefault="00000000" w:rsidRPr="00000000" w14:paraId="00000099">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if list[i] &gt; list[i+1]</w:t>
      </w:r>
    </w:p>
    <w:p w:rsidR="00000000" w:rsidDel="00000000" w:rsidP="00000000" w:rsidRDefault="00000000" w:rsidRPr="00000000" w14:paraId="0000009A">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swap(list[i], list[i+1])</w:t>
      </w:r>
    </w:p>
    <w:p w:rsidR="00000000" w:rsidDel="00000000" w:rsidP="00000000" w:rsidRDefault="00000000" w:rsidRPr="00000000" w14:paraId="0000009B">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end if</w:t>
      </w:r>
    </w:p>
    <w:p w:rsidR="00000000" w:rsidDel="00000000" w:rsidP="00000000" w:rsidRDefault="00000000" w:rsidRPr="00000000" w14:paraId="0000009C">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end for</w:t>
      </w:r>
    </w:p>
    <w:p w:rsidR="00000000" w:rsidDel="00000000" w:rsidP="00000000" w:rsidRDefault="00000000" w:rsidRPr="00000000" w14:paraId="0000009D">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return list</w:t>
      </w:r>
    </w:p>
    <w:p w:rsidR="00000000" w:rsidDel="00000000" w:rsidP="00000000" w:rsidRDefault="00000000" w:rsidRPr="00000000" w14:paraId="0000009E">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end BubbleSort </w:t>
        <w:tab/>
      </w:r>
    </w:p>
    <w:p w:rsidR="00000000" w:rsidDel="00000000" w:rsidP="00000000" w:rsidRDefault="00000000" w:rsidRPr="00000000" w14:paraId="0000009F">
      <w:pPr>
        <w:spacing w:after="240" w:before="240" w:line="360" w:lineRule="auto"/>
        <w:ind w:left="72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CODE:</w:t>
      </w:r>
    </w:p>
    <w:p w:rsidR="00000000" w:rsidDel="00000000" w:rsidP="00000000" w:rsidRDefault="00000000" w:rsidRPr="00000000" w14:paraId="000000A0">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def bubbleSort(array):</w:t>
      </w:r>
    </w:p>
    <w:p w:rsidR="00000000" w:rsidDel="00000000" w:rsidP="00000000" w:rsidRDefault="00000000" w:rsidRPr="00000000" w14:paraId="000000A1">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n=len(array)</w:t>
      </w:r>
    </w:p>
    <w:p w:rsidR="00000000" w:rsidDel="00000000" w:rsidP="00000000" w:rsidRDefault="00000000" w:rsidRPr="00000000" w14:paraId="000000A2">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for i in range(n):</w:t>
      </w:r>
    </w:p>
    <w:p w:rsidR="00000000" w:rsidDel="00000000" w:rsidP="00000000" w:rsidRDefault="00000000" w:rsidRPr="00000000" w14:paraId="000000A3">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for j in range(0,n-i-1):</w:t>
      </w:r>
    </w:p>
    <w:p w:rsidR="00000000" w:rsidDel="00000000" w:rsidP="00000000" w:rsidRDefault="00000000" w:rsidRPr="00000000" w14:paraId="000000A4">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if(array[j] &gt; array[j+1]):</w:t>
      </w:r>
    </w:p>
    <w:p w:rsidR="00000000" w:rsidDel="00000000" w:rsidP="00000000" w:rsidRDefault="00000000" w:rsidRPr="00000000" w14:paraId="000000A5">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array[j],array[j+1] = array[j+1],array[j]</w:t>
      </w:r>
    </w:p>
    <w:p w:rsidR="00000000" w:rsidDel="00000000" w:rsidP="00000000" w:rsidRDefault="00000000" w:rsidRPr="00000000" w14:paraId="000000A6">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return array</w:t>
      </w:r>
    </w:p>
    <w:p w:rsidR="00000000" w:rsidDel="00000000" w:rsidP="00000000" w:rsidRDefault="00000000" w:rsidRPr="00000000" w14:paraId="000000A7">
      <w:pPr>
        <w:spacing w:after="240" w:before="240" w:line="360" w:lineRule="auto"/>
        <w:ind w:left="72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ANALYSIS:</w:t>
      </w:r>
    </w:p>
    <w:p w:rsidR="00000000" w:rsidDel="00000000" w:rsidP="00000000" w:rsidRDefault="00000000" w:rsidRPr="00000000" w14:paraId="000000A8">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(n-1) + (n-2) + (n-3) + ..... + 3 + 2 + 1  / / sum of n numbers </w:t>
      </w:r>
    </w:p>
    <w:p w:rsidR="00000000" w:rsidDel="00000000" w:rsidP="00000000" w:rsidRDefault="00000000" w:rsidRPr="00000000" w14:paraId="000000A9">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Sum = n(n-1)/2</w:t>
      </w:r>
    </w:p>
    <w:p w:rsidR="00000000" w:rsidDel="00000000" w:rsidP="00000000" w:rsidRDefault="00000000" w:rsidRPr="00000000" w14:paraId="000000AA">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i.e O(n^2)</w:t>
      </w:r>
    </w:p>
    <w:p w:rsidR="00000000" w:rsidDel="00000000" w:rsidP="00000000" w:rsidRDefault="00000000" w:rsidRPr="00000000" w14:paraId="000000AB">
      <w:pPr>
        <w:numPr>
          <w:ilvl w:val="0"/>
          <w:numId w:val="15"/>
        </w:numPr>
        <w:spacing w:after="0" w:afterAutospacing="0" w:before="240" w:line="360" w:lineRule="auto"/>
        <w:ind w:left="720" w:hanging="360"/>
        <w:rPr>
          <w:rFonts w:ascii="Times" w:cs="Times" w:eastAsia="Times" w:hAnsi="Times"/>
          <w:sz w:val="28"/>
          <w:szCs w:val="28"/>
        </w:rPr>
      </w:pPr>
      <w:r w:rsidDel="00000000" w:rsidR="00000000" w:rsidRPr="00000000">
        <w:rPr>
          <w:rFonts w:ascii="Times" w:cs="Times" w:eastAsia="Times" w:hAnsi="Times"/>
          <w:color w:val="333333"/>
          <w:sz w:val="28"/>
          <w:szCs w:val="28"/>
          <w:rtl w:val="0"/>
        </w:rPr>
        <w:t xml:space="preserve">Worst </w:t>
        <w:tab/>
        <w:t xml:space="preserve">Case Time Complexity [ Big-O ]: </w:t>
      </w:r>
      <w:r w:rsidDel="00000000" w:rsidR="00000000" w:rsidRPr="00000000">
        <w:rPr>
          <w:rFonts w:ascii="Times" w:cs="Times" w:eastAsia="Times" w:hAnsi="Times"/>
          <w:b w:val="1"/>
          <w:color w:val="333333"/>
          <w:sz w:val="28"/>
          <w:szCs w:val="28"/>
          <w:rtl w:val="0"/>
        </w:rPr>
        <w:t xml:space="preserve">O(n^2)</w:t>
      </w:r>
      <w:r w:rsidDel="00000000" w:rsidR="00000000" w:rsidRPr="00000000">
        <w:rPr>
          <w:rtl w:val="0"/>
        </w:rPr>
      </w:r>
    </w:p>
    <w:p w:rsidR="00000000" w:rsidDel="00000000" w:rsidP="00000000" w:rsidRDefault="00000000" w:rsidRPr="00000000" w14:paraId="000000AC">
      <w:pPr>
        <w:numPr>
          <w:ilvl w:val="0"/>
          <w:numId w:val="15"/>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color w:val="333333"/>
          <w:sz w:val="28"/>
          <w:szCs w:val="28"/>
          <w:rtl w:val="0"/>
        </w:rPr>
        <w:t xml:space="preserve">Best Case    Time Complexity [Big-omega]: </w:t>
      </w:r>
      <w:r w:rsidDel="00000000" w:rsidR="00000000" w:rsidRPr="00000000">
        <w:rPr>
          <w:rFonts w:ascii="Times" w:cs="Times" w:eastAsia="Times" w:hAnsi="Times"/>
          <w:b w:val="1"/>
          <w:color w:val="333333"/>
          <w:sz w:val="28"/>
          <w:szCs w:val="28"/>
          <w:rtl w:val="0"/>
        </w:rPr>
        <w:t xml:space="preserve">O(n)</w:t>
      </w:r>
      <w:r w:rsidDel="00000000" w:rsidR="00000000" w:rsidRPr="00000000">
        <w:rPr>
          <w:rtl w:val="0"/>
        </w:rPr>
      </w:r>
    </w:p>
    <w:p w:rsidR="00000000" w:rsidDel="00000000" w:rsidP="00000000" w:rsidRDefault="00000000" w:rsidRPr="00000000" w14:paraId="000000AD">
      <w:pPr>
        <w:numPr>
          <w:ilvl w:val="0"/>
          <w:numId w:val="15"/>
        </w:numPr>
        <w:spacing w:after="0" w:afterAutospacing="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color w:val="333333"/>
          <w:sz w:val="28"/>
          <w:szCs w:val="28"/>
          <w:rtl w:val="0"/>
        </w:rPr>
        <w:t xml:space="preserve">Average </w:t>
        <w:tab/>
        <w:t xml:space="preserve">Time Complexity [Big-theta]: </w:t>
      </w:r>
      <w:r w:rsidDel="00000000" w:rsidR="00000000" w:rsidRPr="00000000">
        <w:rPr>
          <w:rFonts w:ascii="Times" w:cs="Times" w:eastAsia="Times" w:hAnsi="Times"/>
          <w:b w:val="1"/>
          <w:color w:val="333333"/>
          <w:sz w:val="28"/>
          <w:szCs w:val="28"/>
          <w:rtl w:val="0"/>
        </w:rPr>
        <w:t xml:space="preserve">O(n^2)</w:t>
      </w:r>
      <w:r w:rsidDel="00000000" w:rsidR="00000000" w:rsidRPr="00000000">
        <w:rPr>
          <w:rtl w:val="0"/>
        </w:rPr>
      </w:r>
    </w:p>
    <w:p w:rsidR="00000000" w:rsidDel="00000000" w:rsidP="00000000" w:rsidRDefault="00000000" w:rsidRPr="00000000" w14:paraId="000000AE">
      <w:pPr>
        <w:numPr>
          <w:ilvl w:val="0"/>
          <w:numId w:val="15"/>
        </w:numPr>
        <w:spacing w:after="240" w:before="0" w:beforeAutospacing="0" w:line="360" w:lineRule="auto"/>
        <w:ind w:left="720" w:hanging="360"/>
        <w:rPr>
          <w:rFonts w:ascii="Times" w:cs="Times" w:eastAsia="Times" w:hAnsi="Times"/>
          <w:sz w:val="28"/>
          <w:szCs w:val="28"/>
        </w:rPr>
      </w:pPr>
      <w:r w:rsidDel="00000000" w:rsidR="00000000" w:rsidRPr="00000000">
        <w:rPr>
          <w:rFonts w:ascii="Times" w:cs="Times" w:eastAsia="Times" w:hAnsi="Times"/>
          <w:color w:val="333333"/>
          <w:sz w:val="28"/>
          <w:szCs w:val="28"/>
          <w:rtl w:val="0"/>
        </w:rPr>
        <w:t xml:space="preserve">Space </w:t>
        <w:tab/>
        <w:t xml:space="preserve">Complexity: </w:t>
      </w:r>
      <w:r w:rsidDel="00000000" w:rsidR="00000000" w:rsidRPr="00000000">
        <w:rPr>
          <w:rFonts w:ascii="Times" w:cs="Times" w:eastAsia="Times" w:hAnsi="Times"/>
          <w:b w:val="1"/>
          <w:color w:val="333333"/>
          <w:sz w:val="28"/>
          <w:szCs w:val="28"/>
          <w:rtl w:val="0"/>
        </w:rPr>
        <w:t xml:space="preserve">O(1)</w:t>
      </w:r>
      <w:r w:rsidDel="00000000" w:rsidR="00000000" w:rsidRPr="00000000">
        <w:rPr>
          <w:rtl w:val="0"/>
        </w:rPr>
      </w:r>
    </w:p>
    <w:p w:rsidR="00000000" w:rsidDel="00000000" w:rsidP="00000000" w:rsidRDefault="00000000" w:rsidRPr="00000000" w14:paraId="000000AF">
      <w:pPr>
        <w:spacing w:after="240" w:before="240" w:line="360" w:lineRule="auto"/>
        <w:ind w:left="720" w:firstLine="0"/>
        <w:rPr>
          <w:b w:val="1"/>
          <w:color w:val="333333"/>
          <w:sz w:val="32"/>
          <w:szCs w:val="32"/>
        </w:rPr>
      </w:pPr>
      <w:r w:rsidDel="00000000" w:rsidR="00000000" w:rsidRPr="00000000">
        <w:rPr>
          <w:rtl w:val="0"/>
        </w:rPr>
      </w:r>
    </w:p>
    <w:p w:rsidR="00000000" w:rsidDel="00000000" w:rsidP="00000000" w:rsidRDefault="00000000" w:rsidRPr="00000000" w14:paraId="000000B0">
      <w:pPr>
        <w:spacing w:after="240" w:before="240" w:line="360" w:lineRule="auto"/>
        <w:ind w:left="720" w:firstLine="0"/>
        <w:jc w:val="center"/>
        <w:rPr>
          <w:rFonts w:ascii="Times" w:cs="Times" w:eastAsia="Times" w:hAnsi="Times"/>
          <w:b w:val="1"/>
          <w:sz w:val="28"/>
          <w:szCs w:val="28"/>
          <w:u w:val="single"/>
        </w:rPr>
      </w:pPr>
      <w:r w:rsidDel="00000000" w:rsidR="00000000" w:rsidRPr="00000000">
        <w:rPr>
          <w:rFonts w:ascii="Times" w:cs="Times" w:eastAsia="Times" w:hAnsi="Times"/>
          <w:b w:val="1"/>
          <w:sz w:val="28"/>
          <w:szCs w:val="28"/>
          <w:u w:val="single"/>
          <w:rtl w:val="0"/>
        </w:rPr>
        <w:t xml:space="preserve">INSERTION-SORT</w:t>
      </w:r>
    </w:p>
    <w:p w:rsidR="00000000" w:rsidDel="00000000" w:rsidP="00000000" w:rsidRDefault="00000000" w:rsidRPr="00000000" w14:paraId="000000B1">
      <w:pPr>
        <w:spacing w:after="240" w:before="240" w:line="360" w:lineRule="auto"/>
        <w:ind w:left="720" w:firstLine="0"/>
        <w:jc w:val="center"/>
        <w:rPr>
          <w:rFonts w:ascii="Times" w:cs="Times" w:eastAsia="Times" w:hAnsi="Times"/>
          <w:sz w:val="28"/>
          <w:szCs w:val="28"/>
        </w:rPr>
      </w:pPr>
      <w:r w:rsidDel="00000000" w:rsidR="00000000" w:rsidRPr="00000000">
        <w:rPr>
          <w:rFonts w:ascii="Times" w:cs="Times" w:eastAsia="Times" w:hAnsi="Times"/>
          <w:b w:val="1"/>
          <w:sz w:val="28"/>
          <w:szCs w:val="28"/>
          <w:u w:val="single"/>
          <w:rtl w:val="0"/>
        </w:rPr>
        <w:tab/>
      </w:r>
      <w:r w:rsidDel="00000000" w:rsidR="00000000" w:rsidRPr="00000000">
        <w:rPr>
          <w:rFonts w:ascii="Times" w:cs="Times" w:eastAsia="Times" w:hAnsi="Times"/>
          <w:sz w:val="28"/>
          <w:szCs w:val="28"/>
          <w:rtl w:val="0"/>
        </w:rPr>
        <w:t xml:space="preserve">This is an in-place comparison-based sorting algorithm. Here, a sub-list is maintained which is always sorted. For example, the lower part of </w:t>
        <w:tab/>
        <w:t xml:space="preserve">an array is maintained to be sorted. An element which is to be 'insert'ed in this sorted sub-list, has to find its appropriate place and then it has to be inserted there. Hence the name, </w:t>
        <w:tab/>
        <w:t xml:space="preserve">insertion sort .</w:t>
      </w:r>
    </w:p>
    <w:p w:rsidR="00000000" w:rsidDel="00000000" w:rsidP="00000000" w:rsidRDefault="00000000" w:rsidRPr="00000000" w14:paraId="000000B2">
      <w:pPr>
        <w:spacing w:after="240" w:before="24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B3">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INSERTION-SORT(A)</w:t>
      </w:r>
    </w:p>
    <w:p w:rsidR="00000000" w:rsidDel="00000000" w:rsidP="00000000" w:rsidRDefault="00000000" w:rsidRPr="00000000" w14:paraId="000000B4">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 1 to n</w:t>
      </w:r>
    </w:p>
    <w:p w:rsidR="00000000" w:rsidDel="00000000" w:rsidP="00000000" w:rsidRDefault="00000000" w:rsidRPr="00000000" w14:paraId="000000B5">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tab/>
        <w:t xml:space="preserve">key ← A [i]</w:t>
      </w:r>
    </w:p>
    <w:p w:rsidR="00000000" w:rsidDel="00000000" w:rsidP="00000000" w:rsidRDefault="00000000" w:rsidRPr="00000000" w14:paraId="000000B6">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tab/>
        <w:t xml:space="preserve">j ← i – 1</w:t>
      </w:r>
    </w:p>
    <w:p w:rsidR="00000000" w:rsidDel="00000000" w:rsidP="00000000" w:rsidRDefault="00000000" w:rsidRPr="00000000" w14:paraId="000000B7">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while j &gt; = 0 and A[j] &gt; key</w:t>
      </w:r>
    </w:p>
    <w:p w:rsidR="00000000" w:rsidDel="00000000" w:rsidP="00000000" w:rsidRDefault="00000000" w:rsidRPr="00000000" w14:paraId="000000B8">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tab/>
        <w:tab/>
        <w:t xml:space="preserve">A[j+1] ← A[j]</w:t>
      </w:r>
    </w:p>
    <w:p w:rsidR="00000000" w:rsidDel="00000000" w:rsidP="00000000" w:rsidRDefault="00000000" w:rsidRPr="00000000" w14:paraId="000000B9">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tab/>
        <w:tab/>
        <w:t xml:space="preserve">j ← j – 1</w:t>
      </w:r>
    </w:p>
    <w:p w:rsidR="00000000" w:rsidDel="00000000" w:rsidP="00000000" w:rsidRDefault="00000000" w:rsidRPr="00000000" w14:paraId="000000BA">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End while </w:t>
      </w:r>
    </w:p>
    <w:p w:rsidR="00000000" w:rsidDel="00000000" w:rsidP="00000000" w:rsidRDefault="00000000" w:rsidRPr="00000000" w14:paraId="000000BB">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tab/>
        <w:t xml:space="preserve">A[j+1] ← key</w:t>
      </w:r>
    </w:p>
    <w:p w:rsidR="00000000" w:rsidDel="00000000" w:rsidP="00000000" w:rsidRDefault="00000000" w:rsidRPr="00000000" w14:paraId="000000BC">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for </w:t>
      </w:r>
    </w:p>
    <w:p w:rsidR="00000000" w:rsidDel="00000000" w:rsidP="00000000" w:rsidRDefault="00000000" w:rsidRPr="00000000" w14:paraId="000000BD">
      <w:pPr>
        <w:spacing w:after="240" w:before="240" w:line="360" w:lineRule="auto"/>
        <w:ind w:left="720" w:firstLine="0"/>
        <w:jc w:val="both"/>
        <w:rPr>
          <w:rFonts w:ascii="Times" w:cs="Times" w:eastAsia="Times" w:hAnsi="Times"/>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b w:val="1"/>
          <w:sz w:val="32"/>
          <w:szCs w:val="32"/>
          <w:u w:val="single"/>
          <w:rtl w:val="0"/>
        </w:rPr>
        <w:br w:type="textWrapping"/>
      </w:r>
      <w:r w:rsidDel="00000000" w:rsidR="00000000" w:rsidRPr="00000000">
        <w:rPr>
          <w:rFonts w:ascii="Times" w:cs="Times" w:eastAsia="Times" w:hAnsi="Times"/>
          <w:sz w:val="28"/>
          <w:szCs w:val="28"/>
          <w:rtl w:val="0"/>
        </w:rPr>
        <w:t xml:space="preserve"> def InsertionSort(arr):</w:t>
      </w:r>
    </w:p>
    <w:p w:rsidR="00000000" w:rsidDel="00000000" w:rsidP="00000000" w:rsidRDefault="00000000" w:rsidRPr="00000000" w14:paraId="000000BE">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for index in range(1,len(arr)):</w:t>
      </w:r>
    </w:p>
    <w:p w:rsidR="00000000" w:rsidDel="00000000" w:rsidP="00000000" w:rsidRDefault="00000000" w:rsidRPr="00000000" w14:paraId="000000BF">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currentvalue = arr[index]</w:t>
      </w:r>
    </w:p>
    <w:p w:rsidR="00000000" w:rsidDel="00000000" w:rsidP="00000000" w:rsidRDefault="00000000" w:rsidRPr="00000000" w14:paraId="000000C0">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pos = index</w:t>
      </w:r>
    </w:p>
    <w:p w:rsidR="00000000" w:rsidDel="00000000" w:rsidP="00000000" w:rsidRDefault="00000000" w:rsidRPr="00000000" w14:paraId="000000C1">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while pos&gt;0 and arr[pos-1]&gt;currentvalue:</w:t>
      </w:r>
    </w:p>
    <w:p w:rsidR="00000000" w:rsidDel="00000000" w:rsidP="00000000" w:rsidRDefault="00000000" w:rsidRPr="00000000" w14:paraId="000000C2">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arr[pos]=arr[pos-1]</w:t>
      </w:r>
    </w:p>
    <w:p w:rsidR="00000000" w:rsidDel="00000000" w:rsidP="00000000" w:rsidRDefault="00000000" w:rsidRPr="00000000" w14:paraId="000000C3">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pos = pos-1</w:t>
      </w:r>
    </w:p>
    <w:p w:rsidR="00000000" w:rsidDel="00000000" w:rsidP="00000000" w:rsidRDefault="00000000" w:rsidRPr="00000000" w14:paraId="000000C4">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arr[pos]=currentvalue</w:t>
      </w:r>
    </w:p>
    <w:p w:rsidR="00000000" w:rsidDel="00000000" w:rsidP="00000000" w:rsidRDefault="00000000" w:rsidRPr="00000000" w14:paraId="000000C5">
      <w:pPr>
        <w:spacing w:after="240" w:before="240"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ANALYSIS:</w:t>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As expected, the algorithm's complexity is </w:t>
      </w:r>
      <w:r w:rsidDel="00000000" w:rsidR="00000000" w:rsidRPr="00000000">
        <w:rPr>
          <w:rFonts w:ascii="Times New Roman" w:cs="Times New Roman" w:eastAsia="Times New Roman" w:hAnsi="Times New Roman"/>
          <w:b w:val="1"/>
          <w:i w:val="1"/>
          <w:color w:val="161616"/>
          <w:sz w:val="28"/>
          <w:szCs w:val="28"/>
          <w:rtl w:val="0"/>
        </w:rPr>
        <w:t xml:space="preserve">O</w:t>
      </w:r>
      <w:r w:rsidDel="00000000" w:rsidR="00000000" w:rsidRPr="00000000">
        <w:rPr>
          <w:rFonts w:ascii="Times New Roman" w:cs="Times New Roman" w:eastAsia="Times New Roman" w:hAnsi="Times New Roman"/>
          <w:b w:val="1"/>
          <w:color w:val="161616"/>
          <w:sz w:val="28"/>
          <w:szCs w:val="28"/>
          <w:rtl w:val="0"/>
        </w:rPr>
        <w:t xml:space="preserve">(</w:t>
      </w:r>
      <w:r w:rsidDel="00000000" w:rsidR="00000000" w:rsidRPr="00000000">
        <w:rPr>
          <w:rFonts w:ascii="Times New Roman" w:cs="Times New Roman" w:eastAsia="Times New Roman" w:hAnsi="Times New Roman"/>
          <w:b w:val="1"/>
          <w:i w:val="1"/>
          <w:color w:val="161616"/>
          <w:sz w:val="28"/>
          <w:szCs w:val="28"/>
          <w:rtl w:val="0"/>
        </w:rPr>
        <w:t xml:space="preserve">n^</w:t>
      </w:r>
      <w:r w:rsidDel="00000000" w:rsidR="00000000" w:rsidRPr="00000000">
        <w:rPr>
          <w:rFonts w:ascii="Times New Roman" w:cs="Times New Roman" w:eastAsia="Times New Roman" w:hAnsi="Times New Roman"/>
          <w:b w:val="1"/>
          <w:color w:val="161616"/>
          <w:sz w:val="28"/>
          <w:szCs w:val="28"/>
          <w:rtl w:val="0"/>
        </w:rPr>
        <w:t xml:space="preserve">2)</w:t>
      </w:r>
      <w:r w:rsidDel="00000000" w:rsidR="00000000" w:rsidRPr="00000000">
        <w:rPr>
          <w:rFonts w:ascii="Times New Roman" w:cs="Times New Roman" w:eastAsia="Times New Roman" w:hAnsi="Times New Roman"/>
          <w:color w:val="161616"/>
          <w:sz w:val="28"/>
          <w:szCs w:val="28"/>
          <w:rtl w:val="0"/>
        </w:rPr>
        <w:t xml:space="preserve">.When analyzing algorithms, the average case often has the same complexity as the worst case. So insertion sort, on average, takes </w:t>
      </w:r>
      <w:r w:rsidDel="00000000" w:rsidR="00000000" w:rsidRPr="00000000">
        <w:rPr>
          <w:rFonts w:ascii="Times New Roman" w:cs="Times New Roman" w:eastAsia="Times New Roman" w:hAnsi="Times New Roman"/>
          <w:b w:val="1"/>
          <w:i w:val="1"/>
          <w:color w:val="161616"/>
          <w:sz w:val="28"/>
          <w:szCs w:val="28"/>
          <w:rtl w:val="0"/>
        </w:rPr>
        <w:t xml:space="preserve">O</w:t>
      </w:r>
      <w:r w:rsidDel="00000000" w:rsidR="00000000" w:rsidRPr="00000000">
        <w:rPr>
          <w:rFonts w:ascii="Times New Roman" w:cs="Times New Roman" w:eastAsia="Times New Roman" w:hAnsi="Times New Roman"/>
          <w:b w:val="1"/>
          <w:color w:val="161616"/>
          <w:sz w:val="28"/>
          <w:szCs w:val="28"/>
          <w:rtl w:val="0"/>
        </w:rPr>
        <w:t xml:space="preserve">(</w:t>
      </w:r>
      <w:r w:rsidDel="00000000" w:rsidR="00000000" w:rsidRPr="00000000">
        <w:rPr>
          <w:rFonts w:ascii="Times New Roman" w:cs="Times New Roman" w:eastAsia="Times New Roman" w:hAnsi="Times New Roman"/>
          <w:b w:val="1"/>
          <w:i w:val="1"/>
          <w:color w:val="161616"/>
          <w:sz w:val="28"/>
          <w:szCs w:val="28"/>
          <w:rtl w:val="0"/>
        </w:rPr>
        <w:t xml:space="preserve">n^</w:t>
      </w:r>
      <w:r w:rsidDel="00000000" w:rsidR="00000000" w:rsidRPr="00000000">
        <w:rPr>
          <w:rFonts w:ascii="Times New Roman" w:cs="Times New Roman" w:eastAsia="Times New Roman" w:hAnsi="Times New Roman"/>
          <w:b w:val="1"/>
          <w:color w:val="161616"/>
          <w:sz w:val="28"/>
          <w:szCs w:val="28"/>
          <w:rtl w:val="0"/>
        </w:rPr>
        <w:t xml:space="preserve">2) </w:t>
      </w:r>
      <w:r w:rsidDel="00000000" w:rsidR="00000000" w:rsidRPr="00000000">
        <w:rPr>
          <w:rFonts w:ascii="Times New Roman" w:cs="Times New Roman" w:eastAsia="Times New Roman" w:hAnsi="Times New Roman"/>
          <w:color w:val="161616"/>
          <w:sz w:val="28"/>
          <w:szCs w:val="28"/>
          <w:rtl w:val="0"/>
        </w:rPr>
        <w:t xml:space="preserve">time.</w:t>
      </w:r>
    </w:p>
    <w:p w:rsidR="00000000" w:rsidDel="00000000" w:rsidP="00000000" w:rsidRDefault="00000000" w:rsidRPr="00000000" w14:paraId="000000C7">
      <w:pPr>
        <w:spacing w:after="300" w:before="240" w:line="360" w:lineRule="auto"/>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Insertion sort has a fast best-case running time and is a good sorting algorithm to use if the input list is already mostly sorted. For larger or more unordered lists, an algorithm with a faster worst and average-case running time, such as</w:t>
      </w:r>
      <w:hyperlink r:id="rId9">
        <w:r w:rsidDel="00000000" w:rsidR="00000000" w:rsidRPr="00000000">
          <w:rPr>
            <w:rFonts w:ascii="Times New Roman" w:cs="Times New Roman" w:eastAsia="Times New Roman" w:hAnsi="Times New Roman"/>
            <w:color w:val="161616"/>
            <w:sz w:val="28"/>
            <w:szCs w:val="28"/>
            <w:rtl w:val="0"/>
          </w:rPr>
          <w:t xml:space="preserve"> </w:t>
        </w:r>
      </w:hyperlink>
      <w:r w:rsidDel="00000000" w:rsidR="00000000" w:rsidRPr="00000000">
        <w:rPr>
          <w:rFonts w:ascii="Times New Roman" w:cs="Times New Roman" w:eastAsia="Times New Roman" w:hAnsi="Times New Roman"/>
          <w:color w:val="161616"/>
          <w:sz w:val="28"/>
          <w:szCs w:val="28"/>
          <w:rtl w:val="0"/>
        </w:rPr>
        <w:t xml:space="preserve">MERGESORT ,would be a better choice.</w:t>
      </w:r>
    </w:p>
    <w:p w:rsidR="00000000" w:rsidDel="00000000" w:rsidP="00000000" w:rsidRDefault="00000000" w:rsidRPr="00000000" w14:paraId="000000C8">
      <w:pPr>
        <w:spacing w:after="300" w:before="240" w:line="288.00000000000006" w:lineRule="auto"/>
        <w:jc w:val="left"/>
        <w:rPr>
          <w:rFonts w:ascii="Times New Roman" w:cs="Times New Roman" w:eastAsia="Times New Roman" w:hAnsi="Times New Roman"/>
          <w:color w:val="161616"/>
          <w:sz w:val="32"/>
          <w:szCs w:val="32"/>
        </w:rPr>
      </w:pPr>
      <w:r w:rsidDel="00000000" w:rsidR="00000000" w:rsidRPr="00000000">
        <w:rPr>
          <w:rFonts w:ascii="Times New Roman" w:cs="Times New Roman" w:eastAsia="Times New Roman" w:hAnsi="Times New Roman"/>
          <w:color w:val="161616"/>
          <w:sz w:val="32"/>
          <w:szCs w:val="32"/>
          <w:rtl w:val="0"/>
        </w:rPr>
        <w:t xml:space="preserve">Insertion sort is a stable sort with a</w:t>
      </w:r>
      <w:hyperlink r:id="rId10">
        <w:r w:rsidDel="00000000" w:rsidR="00000000" w:rsidRPr="00000000">
          <w:rPr>
            <w:rFonts w:ascii="Times New Roman" w:cs="Times New Roman" w:eastAsia="Times New Roman" w:hAnsi="Times New Roman"/>
            <w:color w:val="161616"/>
            <w:sz w:val="32"/>
            <w:szCs w:val="32"/>
            <w:rtl w:val="0"/>
          </w:rPr>
          <w:t xml:space="preserve"> </w:t>
        </w:r>
      </w:hyperlink>
      <w:hyperlink r:id="rId11">
        <w:r w:rsidDel="00000000" w:rsidR="00000000" w:rsidRPr="00000000">
          <w:rPr>
            <w:rFonts w:ascii="Times New Roman" w:cs="Times New Roman" w:eastAsia="Times New Roman" w:hAnsi="Times New Roman"/>
            <w:sz w:val="28"/>
            <w:szCs w:val="28"/>
            <w:u w:val="single"/>
            <w:rtl w:val="0"/>
          </w:rPr>
          <w:t xml:space="preserve">space complexity</w:t>
        </w:r>
      </w:hyperlink>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161616"/>
          <w:sz w:val="32"/>
          <w:szCs w:val="32"/>
          <w:rtl w:val="0"/>
        </w:rPr>
        <w:t xml:space="preserve">of </w:t>
      </w:r>
      <w:r w:rsidDel="00000000" w:rsidR="00000000" w:rsidRPr="00000000">
        <w:rPr>
          <w:rFonts w:ascii="Times New Roman" w:cs="Times New Roman" w:eastAsia="Times New Roman" w:hAnsi="Times New Roman"/>
          <w:b w:val="1"/>
          <w:i w:val="1"/>
          <w:color w:val="161616"/>
          <w:sz w:val="32"/>
          <w:szCs w:val="32"/>
          <w:rtl w:val="0"/>
        </w:rPr>
        <w:t xml:space="preserve">O</w:t>
      </w:r>
      <w:r w:rsidDel="00000000" w:rsidR="00000000" w:rsidRPr="00000000">
        <w:rPr>
          <w:rFonts w:ascii="Times New Roman" w:cs="Times New Roman" w:eastAsia="Times New Roman" w:hAnsi="Times New Roman"/>
          <w:b w:val="1"/>
          <w:color w:val="161616"/>
          <w:sz w:val="32"/>
          <w:szCs w:val="32"/>
          <w:rtl w:val="0"/>
        </w:rPr>
        <w:t xml:space="preserve">(1)</w:t>
      </w:r>
      <w:r w:rsidDel="00000000" w:rsidR="00000000" w:rsidRPr="00000000">
        <w:rPr>
          <w:rFonts w:ascii="Times New Roman" w:cs="Times New Roman" w:eastAsia="Times New Roman" w:hAnsi="Times New Roman"/>
          <w:color w:val="161616"/>
          <w:sz w:val="32"/>
          <w:szCs w:val="32"/>
          <w:rtl w:val="0"/>
        </w:rPr>
        <w:t xml:space="preserve">.</w:t>
      </w:r>
    </w:p>
    <w:p w:rsidR="00000000" w:rsidDel="00000000" w:rsidP="00000000" w:rsidRDefault="00000000" w:rsidRPr="00000000" w14:paraId="000000C9">
      <w:pPr>
        <w:spacing w:after="300" w:before="240" w:line="288.00000000000006" w:lineRule="auto"/>
        <w:jc w:val="left"/>
        <w:rPr>
          <w:rFonts w:ascii="Times New Roman" w:cs="Times New Roman" w:eastAsia="Times New Roman" w:hAnsi="Times New Roman"/>
          <w:color w:val="161616"/>
          <w:sz w:val="32"/>
          <w:szCs w:val="32"/>
        </w:rPr>
      </w:pPr>
      <w:r w:rsidDel="00000000" w:rsidR="00000000" w:rsidRPr="00000000">
        <w:rPr>
          <w:rtl w:val="0"/>
        </w:rPr>
      </w:r>
    </w:p>
    <w:p w:rsidR="00000000" w:rsidDel="00000000" w:rsidP="00000000" w:rsidRDefault="00000000" w:rsidRPr="00000000" w14:paraId="000000CA">
      <w:pPr>
        <w:spacing w:after="300" w:before="240" w:line="360" w:lineRule="auto"/>
        <w:jc w:val="center"/>
        <w:rPr>
          <w:rFonts w:ascii="Times New Roman" w:cs="Times New Roman" w:eastAsia="Times New Roman" w:hAnsi="Times New Roman"/>
          <w:b w:val="1"/>
          <w:color w:val="161616"/>
          <w:sz w:val="28"/>
          <w:szCs w:val="28"/>
          <w:u w:val="single"/>
        </w:rPr>
      </w:pPr>
      <w:r w:rsidDel="00000000" w:rsidR="00000000" w:rsidRPr="00000000">
        <w:rPr>
          <w:rFonts w:ascii="Times New Roman" w:cs="Times New Roman" w:eastAsia="Times New Roman" w:hAnsi="Times New Roman"/>
          <w:b w:val="1"/>
          <w:color w:val="161616"/>
          <w:sz w:val="28"/>
          <w:szCs w:val="28"/>
          <w:u w:val="single"/>
          <w:rtl w:val="0"/>
        </w:rPr>
        <w:t xml:space="preserve">SELECTION SORT</w:t>
      </w:r>
    </w:p>
    <w:p w:rsidR="00000000" w:rsidDel="00000000" w:rsidP="00000000" w:rsidRDefault="00000000" w:rsidRPr="00000000" w14:paraId="000000CB">
      <w:pPr>
        <w:spacing w:after="300" w:before="240" w:line="360" w:lineRule="auto"/>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Selection sort is a simple sorting algorithm. This sorting algorithm is an </w:t>
        <w:tab/>
        <w:t xml:space="preserve">in-place comparison-based algorithm </w:t>
        <w:tab/>
        <w:t xml:space="preserve">in which the list is divided into </w:t>
        <w:tab/>
        <w:t xml:space="preserve">two parts, the sorted part at the left end and the unsorted part at the right end. Initially, the sorted part is empty and the unsorted part is the entire list.</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smallest element is selected from the unsorted array and swapped with the leftmost element, and that element becomes a part of the sorted array. This process continues moving unsorted array boundary by one element to the right.</w:t>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is not suitable for large data sets as its average and worst case complexities are of Ο(n^2), where n is the number of items.</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SelectionSort(A):</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range(len(A)):</w:t>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mini = i </w:t>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range(i+1, len(A)): </w:t>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A[mini] &gt; A[j]: </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mini = j </w:t>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 A[mini] = A[mini], A[i] </w:t>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p>
    <w:p w:rsidR="00000000" w:rsidDel="00000000" w:rsidP="00000000" w:rsidRDefault="00000000" w:rsidRPr="00000000" w14:paraId="000000D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Selection Sort requires two nested for loops to complete itself, one for loop is in the function Selection Sort  and inside the first loop we are making a call to another function</w:t>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 of minimum , which has the second(inner) for loop.</w:t>
      </w:r>
    </w:p>
    <w:p w:rsidR="00000000" w:rsidDel="00000000" w:rsidP="00000000" w:rsidRDefault="00000000" w:rsidRPr="00000000" w14:paraId="000000D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for a given input size of n , following will be the time and space complexity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for selection sort algorithm:</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Worst Case Time Complexity [ Big-O ] : </w:t>
      </w:r>
      <w:r w:rsidDel="00000000" w:rsidR="00000000" w:rsidRPr="00000000">
        <w:rPr>
          <w:rFonts w:ascii="Times New Roman" w:cs="Times New Roman" w:eastAsia="Times New Roman" w:hAnsi="Times New Roman"/>
          <w:b w:val="1"/>
          <w:sz w:val="28"/>
          <w:szCs w:val="28"/>
          <w:rtl w:val="0"/>
        </w:rPr>
        <w:t xml:space="preserve">O(n^2)</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Best Case Time Complexity [Big-omega]:</w:t>
      </w:r>
      <w:r w:rsidDel="00000000" w:rsidR="00000000" w:rsidRPr="00000000">
        <w:rPr>
          <w:rFonts w:ascii="Times New Roman" w:cs="Times New Roman" w:eastAsia="Times New Roman" w:hAnsi="Times New Roman"/>
          <w:b w:val="1"/>
          <w:sz w:val="28"/>
          <w:szCs w:val="28"/>
          <w:rtl w:val="0"/>
        </w:rPr>
        <w:t xml:space="preserve"> O(n^2)</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Average Time Complexity [Big-theta]:</w:t>
      </w:r>
      <w:r w:rsidDel="00000000" w:rsidR="00000000" w:rsidRPr="00000000">
        <w:rPr>
          <w:rFonts w:ascii="Times New Roman" w:cs="Times New Roman" w:eastAsia="Times New Roman" w:hAnsi="Times New Roman"/>
          <w:b w:val="1"/>
          <w:sz w:val="28"/>
          <w:szCs w:val="28"/>
          <w:rtl w:val="0"/>
        </w:rPr>
        <w:t xml:space="preserve"> O(n^2)</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Space Complexity:  </w:t>
      </w:r>
      <w:r w:rsidDel="00000000" w:rsidR="00000000" w:rsidRPr="00000000">
        <w:rPr>
          <w:rFonts w:ascii="Times New Roman" w:cs="Times New Roman" w:eastAsia="Times New Roman" w:hAnsi="Times New Roman"/>
          <w:b w:val="1"/>
          <w:sz w:val="28"/>
          <w:szCs w:val="28"/>
          <w:rtl w:val="0"/>
        </w:rPr>
        <w:t xml:space="preserve">O(1)</w:t>
      </w:r>
    </w:p>
    <w:p w:rsidR="00000000" w:rsidDel="00000000" w:rsidP="00000000" w:rsidRDefault="00000000" w:rsidRPr="00000000" w14:paraId="000000DE">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MERGE-SORT</w:t>
      </w:r>
    </w:p>
    <w:p w:rsidR="00000000" w:rsidDel="00000000" w:rsidP="00000000" w:rsidRDefault="00000000" w:rsidRPr="00000000" w14:paraId="000000DF">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procedure mergesort( var a as array )</w:t>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 n == 1 ) return a</w:t>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l1 as array = a[0] ... a[n/2]</w:t>
      </w:r>
    </w:p>
    <w:p w:rsidR="00000000" w:rsidDel="00000000" w:rsidP="00000000" w:rsidRDefault="00000000" w:rsidRPr="00000000" w14:paraId="000000E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l2 as array = a[n/2+1] ... a[n]</w:t>
      </w:r>
    </w:p>
    <w:p w:rsidR="00000000" w:rsidDel="00000000" w:rsidP="00000000" w:rsidRDefault="00000000" w:rsidRPr="00000000" w14:paraId="000000E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 = mergesort( l1 )</w:t>
      </w:r>
    </w:p>
    <w:p w:rsidR="00000000" w:rsidDel="00000000" w:rsidP="00000000" w:rsidRDefault="00000000" w:rsidRPr="00000000" w14:paraId="000000E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l2 = mergesort( l2 )</w:t>
      </w:r>
    </w:p>
    <w:p w:rsidR="00000000" w:rsidDel="00000000" w:rsidP="00000000" w:rsidRDefault="00000000" w:rsidRPr="00000000" w14:paraId="000000E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merge( l1, l2 )</w:t>
      </w:r>
    </w:p>
    <w:p w:rsidR="00000000" w:rsidDel="00000000" w:rsidP="00000000" w:rsidRDefault="00000000" w:rsidRPr="00000000" w14:paraId="000000E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procedure</w:t>
      </w:r>
    </w:p>
    <w:p w:rsidR="00000000" w:rsidDel="00000000" w:rsidP="00000000" w:rsidRDefault="00000000" w:rsidRPr="00000000" w14:paraId="000000E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procedure merge( var a as array, var b as array )</w:t>
      </w:r>
    </w:p>
    <w:p w:rsidR="00000000" w:rsidDel="00000000" w:rsidP="00000000" w:rsidRDefault="00000000" w:rsidRPr="00000000" w14:paraId="000000E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c as array</w:t>
      </w:r>
    </w:p>
    <w:p w:rsidR="00000000" w:rsidDel="00000000" w:rsidP="00000000" w:rsidRDefault="00000000" w:rsidRPr="00000000" w14:paraId="000000E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 a and b have elements )</w:t>
      </w:r>
    </w:p>
    <w:p w:rsidR="00000000" w:rsidDel="00000000" w:rsidP="00000000" w:rsidRDefault="00000000" w:rsidRPr="00000000" w14:paraId="000000E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 a[0] &gt; b[0] )</w:t>
      </w:r>
    </w:p>
    <w:p w:rsidR="00000000" w:rsidDel="00000000" w:rsidP="00000000" w:rsidRDefault="00000000" w:rsidRPr="00000000" w14:paraId="000000E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b[0] to the end of c</w:t>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remove b[0] from b</w:t>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E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a[0] to the end of c</w:t>
      </w:r>
    </w:p>
    <w:p w:rsidR="00000000" w:rsidDel="00000000" w:rsidP="00000000" w:rsidRDefault="00000000" w:rsidRPr="00000000" w14:paraId="000000F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remove a[0] from a</w:t>
      </w:r>
    </w:p>
    <w:p w:rsidR="00000000" w:rsidDel="00000000" w:rsidP="00000000" w:rsidRDefault="00000000" w:rsidRPr="00000000" w14:paraId="000000F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0F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while   </w:t>
      </w:r>
    </w:p>
    <w:p w:rsidR="00000000" w:rsidDel="00000000" w:rsidP="00000000" w:rsidRDefault="00000000" w:rsidRPr="00000000" w14:paraId="000000F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 a has elements )</w:t>
      </w:r>
    </w:p>
    <w:p w:rsidR="00000000" w:rsidDel="00000000" w:rsidP="00000000" w:rsidRDefault="00000000" w:rsidRPr="00000000" w14:paraId="000000F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a[0] to the end of c</w:t>
      </w:r>
    </w:p>
    <w:p w:rsidR="00000000" w:rsidDel="00000000" w:rsidP="00000000" w:rsidRDefault="00000000" w:rsidRPr="00000000" w14:paraId="000000F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remove a[0] from a</w:t>
      </w:r>
    </w:p>
    <w:p w:rsidR="00000000" w:rsidDel="00000000" w:rsidP="00000000" w:rsidRDefault="00000000" w:rsidRPr="00000000" w14:paraId="000000F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while</w:t>
      </w:r>
    </w:p>
    <w:p w:rsidR="00000000" w:rsidDel="00000000" w:rsidP="00000000" w:rsidRDefault="00000000" w:rsidRPr="00000000" w14:paraId="000000F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 b has elements )</w:t>
      </w:r>
    </w:p>
    <w:p w:rsidR="00000000" w:rsidDel="00000000" w:rsidP="00000000" w:rsidRDefault="00000000" w:rsidRPr="00000000" w14:paraId="000000F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b[0] to the end of c</w:t>
      </w:r>
    </w:p>
    <w:p w:rsidR="00000000" w:rsidDel="00000000" w:rsidP="00000000" w:rsidRDefault="00000000" w:rsidRPr="00000000" w14:paraId="000000F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remove b[0] from b</w:t>
      </w:r>
    </w:p>
    <w:p w:rsidR="00000000" w:rsidDel="00000000" w:rsidP="00000000" w:rsidRDefault="00000000" w:rsidRPr="00000000" w14:paraId="000000F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while</w:t>
      </w:r>
    </w:p>
    <w:p w:rsidR="00000000" w:rsidDel="00000000" w:rsidP="00000000" w:rsidRDefault="00000000" w:rsidRPr="00000000" w14:paraId="000000F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c</w:t>
      </w:r>
    </w:p>
    <w:p w:rsidR="00000000" w:rsidDel="00000000" w:rsidP="00000000" w:rsidRDefault="00000000" w:rsidRPr="00000000" w14:paraId="000000F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procedure</w:t>
      </w:r>
    </w:p>
    <w:p w:rsidR="00000000" w:rsidDel="00000000" w:rsidP="00000000" w:rsidRDefault="00000000" w:rsidRPr="00000000" w14:paraId="000000FD">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F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merge(A,B):</w:t>
      </w:r>
    </w:p>
    <w:p w:rsidR="00000000" w:rsidDel="00000000" w:rsidP="00000000" w:rsidRDefault="00000000" w:rsidRPr="00000000" w14:paraId="000000F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m,n=len(A),len(B)</w:t>
      </w:r>
    </w:p>
    <w:p w:rsidR="00000000" w:rsidDel="00000000" w:rsidP="00000000" w:rsidRDefault="00000000" w:rsidRPr="00000000" w14:paraId="0000010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w:t>
      </w:r>
    </w:p>
    <w:p w:rsidR="00000000" w:rsidDel="00000000" w:rsidP="00000000" w:rsidRDefault="00000000" w:rsidRPr="00000000" w14:paraId="0000010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i,j=0,0</w:t>
      </w:r>
    </w:p>
    <w:p w:rsidR="00000000" w:rsidDel="00000000" w:rsidP="00000000" w:rsidRDefault="00000000" w:rsidRPr="00000000" w14:paraId="0000010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i+j &lt; m+n :</w:t>
      </w:r>
    </w:p>
    <w:p w:rsidR="00000000" w:rsidDel="00000000" w:rsidP="00000000" w:rsidRDefault="00000000" w:rsidRPr="00000000" w14:paraId="0000010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i==m :</w:t>
      </w:r>
    </w:p>
    <w:p w:rsidR="00000000" w:rsidDel="00000000" w:rsidP="00000000" w:rsidRDefault="00000000" w:rsidRPr="00000000" w14:paraId="0000010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C.append(B[j])</w:t>
      </w:r>
    </w:p>
    <w:p w:rsidR="00000000" w:rsidDel="00000000" w:rsidP="00000000" w:rsidRDefault="00000000" w:rsidRPr="00000000" w14:paraId="0000010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j+=1</w:t>
      </w:r>
    </w:p>
    <w:p w:rsidR="00000000" w:rsidDel="00000000" w:rsidP="00000000" w:rsidRDefault="00000000" w:rsidRPr="00000000" w14:paraId="0000010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j==n:</w:t>
      </w:r>
    </w:p>
    <w:p w:rsidR="00000000" w:rsidDel="00000000" w:rsidP="00000000" w:rsidRDefault="00000000" w:rsidRPr="00000000" w14:paraId="0000010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C.append(A[i])</w:t>
      </w:r>
    </w:p>
    <w:p w:rsidR="00000000" w:rsidDel="00000000" w:rsidP="00000000" w:rsidRDefault="00000000" w:rsidRPr="00000000" w14:paraId="0000010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i+=1</w:t>
      </w:r>
    </w:p>
    <w:p w:rsidR="00000000" w:rsidDel="00000000" w:rsidP="00000000" w:rsidRDefault="00000000" w:rsidRPr="00000000" w14:paraId="0000010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A[i] &lt;= B[j] :</w:t>
      </w:r>
    </w:p>
    <w:p w:rsidR="00000000" w:rsidDel="00000000" w:rsidP="00000000" w:rsidRDefault="00000000" w:rsidRPr="00000000" w14:paraId="0000010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C.append(A[i])</w:t>
      </w:r>
    </w:p>
    <w:p w:rsidR="00000000" w:rsidDel="00000000" w:rsidP="00000000" w:rsidRDefault="00000000" w:rsidRPr="00000000" w14:paraId="0000010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i+=1</w:t>
      </w:r>
    </w:p>
    <w:p w:rsidR="00000000" w:rsidDel="00000000" w:rsidP="00000000" w:rsidRDefault="00000000" w:rsidRPr="00000000" w14:paraId="0000010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A[i]  &gt; B[j] :</w:t>
      </w:r>
    </w:p>
    <w:p w:rsidR="00000000" w:rsidDel="00000000" w:rsidP="00000000" w:rsidRDefault="00000000" w:rsidRPr="00000000" w14:paraId="0000010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C.append(B[j])</w:t>
      </w:r>
    </w:p>
    <w:p w:rsidR="00000000" w:rsidDel="00000000" w:rsidP="00000000" w:rsidRDefault="00000000" w:rsidRPr="00000000" w14:paraId="0000010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j+=1</w:t>
      </w:r>
    </w:p>
    <w:p w:rsidR="00000000" w:rsidDel="00000000" w:rsidP="00000000" w:rsidRDefault="00000000" w:rsidRPr="00000000" w14:paraId="0000010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C</w:t>
      </w:r>
    </w:p>
    <w:p w:rsidR="00000000" w:rsidDel="00000000" w:rsidP="00000000" w:rsidRDefault="00000000" w:rsidRPr="00000000" w14:paraId="0000011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MergeSort(A,left,right):</w:t>
      </w:r>
    </w:p>
    <w:p w:rsidR="00000000" w:rsidDel="00000000" w:rsidP="00000000" w:rsidRDefault="00000000" w:rsidRPr="00000000" w14:paraId="0000011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right-left &lt;= 1:</w:t>
      </w:r>
    </w:p>
    <w:p w:rsidR="00000000" w:rsidDel="00000000" w:rsidP="00000000" w:rsidRDefault="00000000" w:rsidRPr="00000000" w14:paraId="0000011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A[left:right]</w:t>
      </w:r>
    </w:p>
    <w:p w:rsidR="00000000" w:rsidDel="00000000" w:rsidP="00000000" w:rsidRDefault="00000000" w:rsidRPr="00000000" w14:paraId="0000011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w:t>
      </w:r>
    </w:p>
    <w:p w:rsidR="00000000" w:rsidDel="00000000" w:rsidP="00000000" w:rsidRDefault="00000000" w:rsidRPr="00000000" w14:paraId="0000011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mid=(right+left)//2</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L=MergeSort(A,left,mid)</w:t>
      </w:r>
    </w:p>
    <w:p w:rsidR="00000000" w:rsidDel="00000000" w:rsidP="00000000" w:rsidRDefault="00000000" w:rsidRPr="00000000" w14:paraId="0000011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R=MergeSort(A,mid,right)</w:t>
      </w:r>
    </w:p>
    <w:p w:rsidR="00000000" w:rsidDel="00000000" w:rsidP="00000000" w:rsidRDefault="00000000" w:rsidRPr="00000000" w14:paraId="0000011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merge(L,R)</w:t>
      </w:r>
    </w:p>
    <w:p w:rsidR="00000000" w:rsidDel="00000000" w:rsidP="00000000" w:rsidRDefault="00000000" w:rsidRPr="00000000" w14:paraId="00000118">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p>
    <w:p w:rsidR="00000000" w:rsidDel="00000000" w:rsidP="00000000" w:rsidRDefault="00000000" w:rsidRPr="00000000" w14:paraId="00000119">
      <w:pPr>
        <w:spacing w:after="240"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Merge sort has one of</w:t>
      </w:r>
      <w:r w:rsidDel="00000000" w:rsidR="00000000" w:rsidRPr="00000000">
        <w:rPr>
          <w:rFonts w:ascii="Times New Roman" w:cs="Times New Roman" w:eastAsia="Times New Roman" w:hAnsi="Times New Roman"/>
          <w:b w:val="1"/>
          <w:color w:val="282829"/>
          <w:sz w:val="28"/>
          <w:szCs w:val="28"/>
          <w:rtl w:val="0"/>
        </w:rPr>
        <w:t xml:space="preserve"> best time</w:t>
      </w:r>
      <w:r w:rsidDel="00000000" w:rsidR="00000000" w:rsidRPr="00000000">
        <w:rPr>
          <w:rFonts w:ascii="Times New Roman" w:cs="Times New Roman" w:eastAsia="Times New Roman" w:hAnsi="Times New Roman"/>
          <w:color w:val="282829"/>
          <w:sz w:val="28"/>
          <w:szCs w:val="28"/>
          <w:rtl w:val="0"/>
        </w:rPr>
        <w:t xml:space="preserve"> complexity among pairwise comparison sorting algorithms. the other one is heap sort.</w:t>
      </w:r>
    </w:p>
    <w:p w:rsidR="00000000" w:rsidDel="00000000" w:rsidP="00000000" w:rsidRDefault="00000000" w:rsidRPr="00000000" w14:paraId="0000011A">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Think of merge sort as an array with is systematically halved until every portion has just but one element. for an array of size ’n’ this goes on to n-1 times being cut into 2 equal halves sorting them(that will be the time to sort (n/2) and merging them back . So the recurrence relation for time to sort ’n’ values will take the form</w:t>
      </w:r>
      <w:r w:rsidDel="00000000" w:rsidR="00000000" w:rsidRPr="00000000">
        <w:rPr>
          <w:rtl w:val="0"/>
        </w:rPr>
      </w:r>
    </w:p>
    <w:p w:rsidR="00000000" w:rsidDel="00000000" w:rsidP="00000000" w:rsidRDefault="00000000" w:rsidRPr="00000000" w14:paraId="0000011B">
      <w:pPr>
        <w:spacing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T(n)=T(n/2)+T(n/2)+n (1)</w:t>
      </w:r>
    </w:p>
    <w:p w:rsidR="00000000" w:rsidDel="00000000" w:rsidP="00000000" w:rsidRDefault="00000000" w:rsidRPr="00000000" w14:paraId="0000011C">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Now if we substitute(n/2)in the place of n in (1) and substitute it back into (1)it we get –</w:t>
      </w:r>
      <w:r w:rsidDel="00000000" w:rsidR="00000000" w:rsidRPr="00000000">
        <w:rPr>
          <w:rtl w:val="0"/>
        </w:rPr>
      </w:r>
    </w:p>
    <w:p w:rsidR="00000000" w:rsidDel="00000000" w:rsidP="00000000" w:rsidRDefault="00000000" w:rsidRPr="00000000" w14:paraId="0000011D">
      <w:pPr>
        <w:spacing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=&gt;T(n)=2.(2.T(n/4)+n2)+nT(n)</w:t>
      </w:r>
    </w:p>
    <w:p w:rsidR="00000000" w:rsidDel="00000000" w:rsidP="00000000" w:rsidRDefault="00000000" w:rsidRPr="00000000" w14:paraId="0000011E">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=&gt;4.T(n/4)+2n</w:t>
      </w:r>
      <w:r w:rsidDel="00000000" w:rsidR="00000000" w:rsidRPr="00000000">
        <w:rPr>
          <w:rtl w:val="0"/>
        </w:rPr>
      </w:r>
    </w:p>
    <w:p w:rsidR="00000000" w:rsidDel="00000000" w:rsidP="00000000" w:rsidRDefault="00000000" w:rsidRPr="00000000" w14:paraId="0000011F">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generally this will become</w:t>
      </w:r>
      <w:r w:rsidDel="00000000" w:rsidR="00000000" w:rsidRPr="00000000">
        <w:rPr>
          <w:rtl w:val="0"/>
        </w:rPr>
      </w:r>
    </w:p>
    <w:p w:rsidR="00000000" w:rsidDel="00000000" w:rsidP="00000000" w:rsidRDefault="00000000" w:rsidRPr="00000000" w14:paraId="00000120">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T(n)=2i.T(n/2i)+i.n.....(2)</w:t>
      </w:r>
      <w:r w:rsidDel="00000000" w:rsidR="00000000" w:rsidRPr="00000000">
        <w:rPr>
          <w:rtl w:val="0"/>
        </w:rPr>
      </w:r>
    </w:p>
    <w:p w:rsidR="00000000" w:rsidDel="00000000" w:rsidP="00000000" w:rsidRDefault="00000000" w:rsidRPr="00000000" w14:paraId="00000121">
      <w:pPr>
        <w:spacing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eventually we know T(1)=1T(1)=1 if we want to keep on back substituting for n/4, n/8 e.t.c we know at some point</w:t>
      </w:r>
    </w:p>
    <w:p w:rsidR="00000000" w:rsidDel="00000000" w:rsidP="00000000" w:rsidRDefault="00000000" w:rsidRPr="00000000" w14:paraId="00000122">
      <w:pPr>
        <w:spacing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n/2i = 1</w:t>
      </w:r>
    </w:p>
    <w:p w:rsidR="00000000" w:rsidDel="00000000" w:rsidP="00000000" w:rsidRDefault="00000000" w:rsidRPr="00000000" w14:paraId="00000123">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=&gt;i = log2(n)</w:t>
      </w:r>
      <w:r w:rsidDel="00000000" w:rsidR="00000000" w:rsidRPr="00000000">
        <w:rPr>
          <w:rtl w:val="0"/>
        </w:rPr>
      </w:r>
    </w:p>
    <w:p w:rsidR="00000000" w:rsidDel="00000000" w:rsidP="00000000" w:rsidRDefault="00000000" w:rsidRPr="00000000" w14:paraId="00000124">
      <w:pPr>
        <w:spacing w:before="240" w:line="360" w:lineRule="auto"/>
        <w:jc w:val="center"/>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substituting this back to – (1) we get</w:t>
      </w:r>
    </w:p>
    <w:p w:rsidR="00000000" w:rsidDel="00000000" w:rsidP="00000000" w:rsidRDefault="00000000" w:rsidRPr="00000000" w14:paraId="00000125">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82829"/>
          <w:sz w:val="28"/>
          <w:szCs w:val="28"/>
          <w:rtl w:val="0"/>
        </w:rPr>
        <w:t xml:space="preserve">T(n)=n+n.log2(n)</w:t>
      </w:r>
      <w:r w:rsidDel="00000000" w:rsidR="00000000" w:rsidRPr="00000000">
        <w:rPr>
          <w:rtl w:val="0"/>
        </w:rPr>
      </w:r>
    </w:p>
    <w:p w:rsidR="00000000" w:rsidDel="00000000" w:rsidP="00000000" w:rsidRDefault="00000000" w:rsidRPr="00000000" w14:paraId="00000126">
      <w:pPr>
        <w:spacing w:after="2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Worst Case Time Complexity [ Big-O ]: </w:t>
      </w:r>
      <w:r w:rsidDel="00000000" w:rsidR="00000000" w:rsidRPr="00000000">
        <w:rPr>
          <w:rFonts w:ascii="Times New Roman" w:cs="Times New Roman" w:eastAsia="Times New Roman" w:hAnsi="Times New Roman"/>
          <w:b w:val="1"/>
          <w:color w:val="333333"/>
          <w:sz w:val="28"/>
          <w:szCs w:val="28"/>
          <w:rtl w:val="0"/>
        </w:rPr>
        <w:t xml:space="preserve">O(n*log n)</w:t>
      </w:r>
    </w:p>
    <w:p w:rsidR="00000000" w:rsidDel="00000000" w:rsidP="00000000" w:rsidRDefault="00000000" w:rsidRPr="00000000" w14:paraId="00000127">
      <w:pPr>
        <w:spacing w:after="1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Best Case Time Complexity [Big-omega]: </w:t>
      </w:r>
      <w:r w:rsidDel="00000000" w:rsidR="00000000" w:rsidRPr="00000000">
        <w:rPr>
          <w:rFonts w:ascii="Times New Roman" w:cs="Times New Roman" w:eastAsia="Times New Roman" w:hAnsi="Times New Roman"/>
          <w:b w:val="1"/>
          <w:color w:val="333333"/>
          <w:sz w:val="28"/>
          <w:szCs w:val="28"/>
          <w:rtl w:val="0"/>
        </w:rPr>
        <w:t xml:space="preserve">O(n*log n)</w:t>
      </w:r>
    </w:p>
    <w:p w:rsidR="00000000" w:rsidDel="00000000" w:rsidP="00000000" w:rsidRDefault="00000000" w:rsidRPr="00000000" w14:paraId="00000128">
      <w:pPr>
        <w:spacing w:after="1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Average Time Complexity [Big-theta]</w:t>
      </w:r>
      <w:r w:rsidDel="00000000" w:rsidR="00000000" w:rsidRPr="00000000">
        <w:rPr>
          <w:rFonts w:ascii="Times New Roman" w:cs="Times New Roman" w:eastAsia="Times New Roman" w:hAnsi="Times New Roman"/>
          <w:b w:val="1"/>
          <w:color w:val="333333"/>
          <w:sz w:val="28"/>
          <w:szCs w:val="28"/>
          <w:rtl w:val="0"/>
        </w:rPr>
        <w:t xml:space="preserve">: O(n*log n)</w:t>
      </w:r>
    </w:p>
    <w:p w:rsidR="00000000" w:rsidDel="00000000" w:rsidP="00000000" w:rsidRDefault="00000000" w:rsidRPr="00000000" w14:paraId="00000129">
      <w:pPr>
        <w:spacing w:after="1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Space Complexity: </w:t>
      </w:r>
      <w:r w:rsidDel="00000000" w:rsidR="00000000" w:rsidRPr="00000000">
        <w:rPr>
          <w:rFonts w:ascii="Times New Roman" w:cs="Times New Roman" w:eastAsia="Times New Roman" w:hAnsi="Times New Roman"/>
          <w:b w:val="1"/>
          <w:color w:val="333333"/>
          <w:sz w:val="28"/>
          <w:szCs w:val="28"/>
          <w:rtl w:val="0"/>
        </w:rPr>
        <w:t xml:space="preserve">O(n)</w:t>
      </w:r>
    </w:p>
    <w:p w:rsidR="00000000" w:rsidDel="00000000" w:rsidP="00000000" w:rsidRDefault="00000000" w:rsidRPr="00000000" w14:paraId="0000012A">
      <w:pPr>
        <w:spacing w:after="140" w:before="240" w:line="360" w:lineRule="auto"/>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QUICK-SORT </w:t>
      </w:r>
    </w:p>
    <w:p w:rsidR="00000000" w:rsidDel="00000000" w:rsidP="00000000" w:rsidRDefault="00000000" w:rsidRPr="00000000" w14:paraId="0000012B">
      <w:pPr>
        <w:spacing w:after="140" w:before="240" w:line="360" w:lineRule="auto"/>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QuickSort </w:t>
        <w:tab/>
        <w:t xml:space="preserve">is a </w:t>
      </w:r>
      <w:r w:rsidDel="00000000" w:rsidR="00000000" w:rsidRPr="00000000">
        <w:rPr>
          <w:rFonts w:ascii="Times New Roman" w:cs="Times New Roman" w:eastAsia="Times New Roman" w:hAnsi="Times New Roman"/>
          <w:b w:val="1"/>
          <w:color w:val="161616"/>
          <w:sz w:val="28"/>
          <w:szCs w:val="28"/>
          <w:rtl w:val="0"/>
        </w:rPr>
        <w:t xml:space="preserve">Divide and Conquer algorithm</w:t>
      </w:r>
      <w:r w:rsidDel="00000000" w:rsidR="00000000" w:rsidRPr="00000000">
        <w:rPr>
          <w:rFonts w:ascii="Times New Roman" w:cs="Times New Roman" w:eastAsia="Times New Roman" w:hAnsi="Times New Roman"/>
          <w:color w:val="161616"/>
          <w:sz w:val="28"/>
          <w:szCs w:val="28"/>
          <w:rtl w:val="0"/>
        </w:rPr>
        <w:t xml:space="preserve">. </w:t>
        <w:tab/>
        <w:t xml:space="preserve">It picks an element as pivot and partitions the given array around </w:t>
        <w:tab/>
        <w:t xml:space="preserve">the picked pivot. There are many different versions of quickSort </w:t>
        <w:tab/>
        <w:t xml:space="preserve">that pick pivot in different ways.</w:t>
      </w:r>
    </w:p>
    <w:p w:rsidR="00000000" w:rsidDel="00000000" w:rsidP="00000000" w:rsidRDefault="00000000" w:rsidRPr="00000000" w14:paraId="0000012C">
      <w:pPr>
        <w:numPr>
          <w:ilvl w:val="0"/>
          <w:numId w:val="1"/>
        </w:numPr>
        <w:spacing w:after="0" w:afterAutospacing="0" w:before="240" w:line="36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Always pick first element as </w:t>
      </w:r>
      <w:r w:rsidDel="00000000" w:rsidR="00000000" w:rsidRPr="00000000">
        <w:rPr>
          <w:rFonts w:ascii="Times New Roman" w:cs="Times New Roman" w:eastAsia="Times New Roman" w:hAnsi="Times New Roman"/>
          <w:b w:val="1"/>
          <w:color w:val="333333"/>
          <w:sz w:val="28"/>
          <w:szCs w:val="28"/>
          <w:rtl w:val="0"/>
        </w:rPr>
        <w:t xml:space="preserve">pivot</w:t>
      </w:r>
      <w:r w:rsidDel="00000000" w:rsidR="00000000" w:rsidRPr="00000000">
        <w:rPr>
          <w:rFonts w:ascii="Times New Roman" w:cs="Times New Roman" w:eastAsia="Times New Roman" w:hAnsi="Times New Roman"/>
          <w:color w:val="333333"/>
          <w:sz w:val="28"/>
          <w:szCs w:val="28"/>
          <w:rtl w:val="0"/>
        </w:rPr>
        <w:t xml:space="preserve">.</w:t>
        <w:br w:type="textWrapping"/>
        <w:t xml:space="preserve"> </w:t>
        <w:tab/>
      </w:r>
    </w:p>
    <w:p w:rsidR="00000000" w:rsidDel="00000000" w:rsidP="00000000" w:rsidRDefault="00000000" w:rsidRPr="00000000" w14:paraId="0000012D">
      <w:pPr>
        <w:numPr>
          <w:ilvl w:val="0"/>
          <w:numId w:val="1"/>
        </w:numPr>
        <w:spacing w:after="0" w:afterAutospacing="0" w:before="0" w:beforeAutospacing="0" w:line="36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Always pick last element as pivot (implemented below)</w:t>
        <w:br w:type="textWrapping"/>
        <w:t xml:space="preserve"> </w:t>
        <w:tab/>
      </w:r>
    </w:p>
    <w:p w:rsidR="00000000" w:rsidDel="00000000" w:rsidP="00000000" w:rsidRDefault="00000000" w:rsidRPr="00000000" w14:paraId="0000012E">
      <w:pPr>
        <w:numPr>
          <w:ilvl w:val="0"/>
          <w:numId w:val="1"/>
        </w:numPr>
        <w:spacing w:after="0" w:afterAutospacing="0" w:before="0" w:beforeAutospacing="0" w:line="36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Pick a </w:t>
      </w:r>
      <w:r w:rsidDel="00000000" w:rsidR="00000000" w:rsidRPr="00000000">
        <w:rPr>
          <w:rFonts w:ascii="Times New Roman" w:cs="Times New Roman" w:eastAsia="Times New Roman" w:hAnsi="Times New Roman"/>
          <w:b w:val="1"/>
          <w:color w:val="333333"/>
          <w:sz w:val="28"/>
          <w:szCs w:val="28"/>
          <w:rtl w:val="0"/>
        </w:rPr>
        <w:t xml:space="preserve">random</w:t>
      </w:r>
      <w:r w:rsidDel="00000000" w:rsidR="00000000" w:rsidRPr="00000000">
        <w:rPr>
          <w:rFonts w:ascii="Times New Roman" w:cs="Times New Roman" w:eastAsia="Times New Roman" w:hAnsi="Times New Roman"/>
          <w:color w:val="333333"/>
          <w:sz w:val="28"/>
          <w:szCs w:val="28"/>
          <w:rtl w:val="0"/>
        </w:rPr>
        <w:t xml:space="preserve"> element as pivot.</w:t>
        <w:br w:type="textWrapping"/>
        <w:t xml:space="preserve"> </w:t>
        <w:tab/>
      </w:r>
    </w:p>
    <w:p w:rsidR="00000000" w:rsidDel="00000000" w:rsidP="00000000" w:rsidRDefault="00000000" w:rsidRPr="00000000" w14:paraId="0000012F">
      <w:pPr>
        <w:numPr>
          <w:ilvl w:val="0"/>
          <w:numId w:val="1"/>
        </w:numPr>
        <w:spacing w:after="240" w:before="0" w:beforeAutospacing="0" w:line="360" w:lineRule="auto"/>
        <w:ind w:left="72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Pick median as pivot.</w:t>
        <w:br w:type="textWrapping"/>
      </w:r>
    </w:p>
    <w:p w:rsidR="00000000" w:rsidDel="00000000" w:rsidP="00000000" w:rsidRDefault="00000000" w:rsidRPr="00000000" w14:paraId="00000130">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key process in </w:t>
      </w:r>
      <w:r w:rsidDel="00000000" w:rsidR="00000000" w:rsidRPr="00000000">
        <w:rPr>
          <w:rFonts w:ascii="Times New Roman" w:cs="Times New Roman" w:eastAsia="Times New Roman" w:hAnsi="Times New Roman"/>
          <w:b w:val="1"/>
          <w:color w:val="333333"/>
          <w:sz w:val="28"/>
          <w:szCs w:val="28"/>
          <w:rtl w:val="0"/>
        </w:rPr>
        <w:t xml:space="preserve">quickSor</w:t>
      </w:r>
      <w:r w:rsidDel="00000000" w:rsidR="00000000" w:rsidRPr="00000000">
        <w:rPr>
          <w:rFonts w:ascii="Times New Roman" w:cs="Times New Roman" w:eastAsia="Times New Roman" w:hAnsi="Times New Roman"/>
          <w:color w:val="333333"/>
          <w:sz w:val="28"/>
          <w:szCs w:val="28"/>
          <w:rtl w:val="0"/>
        </w:rPr>
        <w:t xml:space="preserve">t is </w:t>
      </w:r>
      <w:r w:rsidDel="00000000" w:rsidR="00000000" w:rsidRPr="00000000">
        <w:rPr>
          <w:rFonts w:ascii="Times New Roman" w:cs="Times New Roman" w:eastAsia="Times New Roman" w:hAnsi="Times New Roman"/>
          <w:b w:val="1"/>
          <w:color w:val="333333"/>
          <w:sz w:val="28"/>
          <w:szCs w:val="28"/>
          <w:rtl w:val="0"/>
        </w:rPr>
        <w:t xml:space="preserve">partition()</w:t>
      </w:r>
      <w:r w:rsidDel="00000000" w:rsidR="00000000" w:rsidRPr="00000000">
        <w:rPr>
          <w:rFonts w:ascii="Times New Roman" w:cs="Times New Roman" w:eastAsia="Times New Roman" w:hAnsi="Times New Roman"/>
          <w:color w:val="333333"/>
          <w:sz w:val="28"/>
          <w:szCs w:val="28"/>
          <w:rtl w:val="0"/>
        </w:rPr>
        <w:t xml:space="preserve">. Target of partitions is, given an array and an element x of array as pivot, put x at its correct position in sorted array and put all smaller elements (smaller than x) before x, and put all greater elements (greater than x) after x. All this should be done in linear time.</w:t>
      </w:r>
    </w:p>
    <w:p w:rsidR="00000000" w:rsidDel="00000000" w:rsidP="00000000" w:rsidRDefault="00000000" w:rsidRPr="00000000" w14:paraId="00000131">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ALGORITHM</w:t>
      </w:r>
      <w:r w:rsidDel="00000000" w:rsidR="00000000" w:rsidRPr="00000000">
        <w:rPr>
          <w:rFonts w:ascii="Times New Roman" w:cs="Times New Roman" w:eastAsia="Times New Roman" w:hAnsi="Times New Roman"/>
          <w:color w:val="333333"/>
          <w:sz w:val="28"/>
          <w:szCs w:val="28"/>
          <w:rtl w:val="0"/>
        </w:rPr>
        <w:t xml:space="preserve">:</w:t>
      </w:r>
    </w:p>
    <w:p w:rsidR="00000000" w:rsidDel="00000000" w:rsidP="00000000" w:rsidRDefault="00000000" w:rsidRPr="00000000" w14:paraId="00000132">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quickSort(array, leftmostIndex, rightmostIndex)</w:t>
      </w:r>
    </w:p>
    <w:p w:rsidR="00000000" w:rsidDel="00000000" w:rsidP="00000000" w:rsidRDefault="00000000" w:rsidRPr="00000000" w14:paraId="00000133">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(leftmostIndex &lt; rightmostIndex)</w:t>
      </w:r>
    </w:p>
    <w:p w:rsidR="00000000" w:rsidDel="00000000" w:rsidP="00000000" w:rsidRDefault="00000000" w:rsidRPr="00000000" w14:paraId="00000134">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pivotIndex &lt;- partition(array,leftmostIndex, rightmostIndex)</w:t>
      </w:r>
    </w:p>
    <w:p w:rsidR="00000000" w:rsidDel="00000000" w:rsidP="00000000" w:rsidRDefault="00000000" w:rsidRPr="00000000" w14:paraId="00000135">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quickSort(array, leftmostIndex, pivotIndex)</w:t>
      </w:r>
    </w:p>
    <w:p w:rsidR="00000000" w:rsidDel="00000000" w:rsidP="00000000" w:rsidRDefault="00000000" w:rsidRPr="00000000" w14:paraId="00000136">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quickSort(array, pivotIndex + 1, rightmostIndex)</w:t>
      </w:r>
    </w:p>
    <w:p w:rsidR="00000000" w:rsidDel="00000000" w:rsidP="00000000" w:rsidRDefault="00000000" w:rsidRPr="00000000" w14:paraId="00000137">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38">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partition(array, leftmostIndex, rightmostIndex)</w:t>
      </w:r>
    </w:p>
    <w:p w:rsidR="00000000" w:rsidDel="00000000" w:rsidP="00000000" w:rsidRDefault="00000000" w:rsidRPr="00000000" w14:paraId="00000139">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set rightmostIndex as pivotIndex</w:t>
      </w:r>
    </w:p>
    <w:p w:rsidR="00000000" w:rsidDel="00000000" w:rsidP="00000000" w:rsidRDefault="00000000" w:rsidRPr="00000000" w14:paraId="0000013A">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storeIndex &lt;- leftmostIndex - 1</w:t>
      </w:r>
    </w:p>
    <w:p w:rsidR="00000000" w:rsidDel="00000000" w:rsidP="00000000" w:rsidRDefault="00000000" w:rsidRPr="00000000" w14:paraId="0000013B">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i &lt;- leftmostIndex + 1 to rightmostIndex</w:t>
      </w:r>
    </w:p>
    <w:p w:rsidR="00000000" w:rsidDel="00000000" w:rsidP="00000000" w:rsidRDefault="00000000" w:rsidRPr="00000000" w14:paraId="0000013C">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element[i] &lt; pivotElement</w:t>
      </w:r>
    </w:p>
    <w:p w:rsidR="00000000" w:rsidDel="00000000" w:rsidP="00000000" w:rsidRDefault="00000000" w:rsidRPr="00000000" w14:paraId="0000013D">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swap element[i] and element[storeIndex]</w:t>
      </w:r>
    </w:p>
    <w:p w:rsidR="00000000" w:rsidDel="00000000" w:rsidP="00000000" w:rsidRDefault="00000000" w:rsidRPr="00000000" w14:paraId="0000013E">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storeIndex++</w:t>
      </w:r>
    </w:p>
    <w:p w:rsidR="00000000" w:rsidDel="00000000" w:rsidP="00000000" w:rsidRDefault="00000000" w:rsidRPr="00000000" w14:paraId="0000013F">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swap pivotElement and element[storeIndex+1]</w:t>
      </w:r>
    </w:p>
    <w:p w:rsidR="00000000" w:rsidDel="00000000" w:rsidP="00000000" w:rsidRDefault="00000000" w:rsidRPr="00000000" w14:paraId="00000140">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return storeIndex +1</w:t>
      </w:r>
    </w:p>
    <w:p w:rsidR="00000000" w:rsidDel="00000000" w:rsidP="00000000" w:rsidRDefault="00000000" w:rsidRPr="00000000" w14:paraId="00000141">
      <w:pPr>
        <w:spacing w:after="140" w:before="240" w:line="410.4"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CODE:</w:t>
      </w:r>
    </w:p>
    <w:p w:rsidR="00000000" w:rsidDel="00000000" w:rsidP="00000000" w:rsidRDefault="00000000" w:rsidRPr="00000000" w14:paraId="00000142">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def QuickSort(A,l,r):</w:t>
      </w:r>
    </w:p>
    <w:p w:rsidR="00000000" w:rsidDel="00000000" w:rsidP="00000000" w:rsidRDefault="00000000" w:rsidRPr="00000000" w14:paraId="00000143">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r-l &lt;= 1 :</w:t>
      </w:r>
    </w:p>
    <w:p w:rsidR="00000000" w:rsidDel="00000000" w:rsidP="00000000" w:rsidRDefault="00000000" w:rsidRPr="00000000" w14:paraId="00000144">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return ()</w:t>
      </w:r>
    </w:p>
    <w:p w:rsidR="00000000" w:rsidDel="00000000" w:rsidP="00000000" w:rsidRDefault="00000000" w:rsidRPr="00000000" w14:paraId="00000145">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yellow=l+1</w:t>
      </w:r>
    </w:p>
    <w:p w:rsidR="00000000" w:rsidDel="00000000" w:rsidP="00000000" w:rsidRDefault="00000000" w:rsidRPr="00000000" w14:paraId="00000146">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green in range(l+1,r):</w:t>
      </w:r>
    </w:p>
    <w:p w:rsidR="00000000" w:rsidDel="00000000" w:rsidP="00000000" w:rsidRDefault="00000000" w:rsidRPr="00000000" w14:paraId="00000147">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A[green] &lt;= A[l]:</w:t>
      </w:r>
    </w:p>
    <w:p w:rsidR="00000000" w:rsidDel="00000000" w:rsidP="00000000" w:rsidRDefault="00000000" w:rsidRPr="00000000" w14:paraId="00000148">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A[yellow],A[green]=A[green],A[yellow]</w:t>
      </w:r>
    </w:p>
    <w:p w:rsidR="00000000" w:rsidDel="00000000" w:rsidP="00000000" w:rsidRDefault="00000000" w:rsidRPr="00000000" w14:paraId="00000149">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yellow+=1</w:t>
      </w:r>
    </w:p>
    <w:p w:rsidR="00000000" w:rsidDel="00000000" w:rsidP="00000000" w:rsidRDefault="00000000" w:rsidRPr="00000000" w14:paraId="0000014A">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A[l],A[yellow-1]=A[yellow-1],A[l]</w:t>
      </w:r>
    </w:p>
    <w:p w:rsidR="00000000" w:rsidDel="00000000" w:rsidP="00000000" w:rsidRDefault="00000000" w:rsidRPr="00000000" w14:paraId="0000014B">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QuickSort(A,l,yellow-1)</w:t>
      </w:r>
    </w:p>
    <w:p w:rsidR="00000000" w:rsidDel="00000000" w:rsidP="00000000" w:rsidRDefault="00000000" w:rsidRPr="00000000" w14:paraId="0000014C">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QuickSort(A,yellow,r)</w:t>
      </w:r>
    </w:p>
    <w:p w:rsidR="00000000" w:rsidDel="00000000" w:rsidP="00000000" w:rsidRDefault="00000000" w:rsidRPr="00000000" w14:paraId="0000014D">
      <w:pPr>
        <w:spacing w:after="140" w:before="240" w:line="410.4"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ANALYSIS:</w:t>
      </w:r>
    </w:p>
    <w:p w:rsidR="00000000" w:rsidDel="00000000" w:rsidP="00000000" w:rsidRDefault="00000000" w:rsidRPr="00000000" w14:paraId="0000014E">
      <w:pPr>
        <w:spacing w:after="300" w:before="240" w:line="288.00000000000006"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Worst Case Complexity [Big-O]: </w:t>
      </w:r>
      <w:r w:rsidDel="00000000" w:rsidR="00000000" w:rsidRPr="00000000">
        <w:rPr>
          <w:rFonts w:ascii="Times New Roman" w:cs="Times New Roman" w:eastAsia="Times New Roman" w:hAnsi="Times New Roman"/>
          <w:b w:val="1"/>
          <w:color w:val="333333"/>
          <w:sz w:val="28"/>
          <w:szCs w:val="28"/>
          <w:rtl w:val="0"/>
        </w:rPr>
        <w:t xml:space="preserve">O(n^2)</w:t>
      </w:r>
    </w:p>
    <w:p w:rsidR="00000000" w:rsidDel="00000000" w:rsidP="00000000" w:rsidRDefault="00000000" w:rsidRPr="00000000" w14:paraId="0000014F">
      <w:pPr>
        <w:spacing w:after="300" w:before="240" w:line="288.00000000000006"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 occurs when the pivot element picked is either the greatest or the smallest element.</w:t>
      </w:r>
    </w:p>
    <w:p w:rsidR="00000000" w:rsidDel="00000000" w:rsidP="00000000" w:rsidRDefault="00000000" w:rsidRPr="00000000" w14:paraId="00000150">
      <w:pPr>
        <w:spacing w:after="300" w:before="240" w:line="288.00000000000006"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This condition leads to the case in which the pivot element lies in an extreme end of the sorted array. One sub-array is always empty and another sub-array contains n-1 elements. Thus, quicksort is called only on this sub-array.</w:t>
      </w:r>
    </w:p>
    <w:p w:rsidR="00000000" w:rsidDel="00000000" w:rsidP="00000000" w:rsidRDefault="00000000" w:rsidRPr="00000000" w14:paraId="00000151">
      <w:pPr>
        <w:spacing w:after="300" w:before="240" w:line="288.00000000000006"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However, the quick sort algorithm has better performance for scattered pivots.</w:t>
      </w:r>
    </w:p>
    <w:p w:rsidR="00000000" w:rsidDel="00000000" w:rsidP="00000000" w:rsidRDefault="00000000" w:rsidRPr="00000000" w14:paraId="00000152">
      <w:pPr>
        <w:spacing w:after="300" w:before="240" w:line="288.00000000000006"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Best Case Complexity [Big-omega] :</w:t>
      </w:r>
      <w:r w:rsidDel="00000000" w:rsidR="00000000" w:rsidRPr="00000000">
        <w:rPr>
          <w:rFonts w:ascii="Times New Roman" w:cs="Times New Roman" w:eastAsia="Times New Roman" w:hAnsi="Times New Roman"/>
          <w:b w:val="1"/>
          <w:color w:val="333333"/>
          <w:sz w:val="28"/>
          <w:szCs w:val="28"/>
          <w:rtl w:val="0"/>
        </w:rPr>
        <w:t xml:space="preserve">O(n*log n)</w:t>
      </w:r>
    </w:p>
    <w:p w:rsidR="00000000" w:rsidDel="00000000" w:rsidP="00000000" w:rsidRDefault="00000000" w:rsidRPr="00000000" w14:paraId="00000153">
      <w:pPr>
        <w:spacing w:after="300" w:before="240" w:line="288.00000000000006"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 occurs when the pivot element is always the middle element or near to the middle element.</w:t>
      </w:r>
    </w:p>
    <w:p w:rsidR="00000000" w:rsidDel="00000000" w:rsidP="00000000" w:rsidRDefault="00000000" w:rsidRPr="00000000" w14:paraId="00000154">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br w:type="textWrapping"/>
        <w:t xml:space="preserve"> </w:t>
        <w:tab/>
        <w:t xml:space="preserve">Average </w:t>
        <w:tab/>
        <w:t xml:space="preserve">Case Complexity [Big-theta]: </w:t>
        <w:tab/>
      </w:r>
      <w:r w:rsidDel="00000000" w:rsidR="00000000" w:rsidRPr="00000000">
        <w:rPr>
          <w:rFonts w:ascii="Times New Roman" w:cs="Times New Roman" w:eastAsia="Times New Roman" w:hAnsi="Times New Roman"/>
          <w:b w:val="1"/>
          <w:color w:val="333333"/>
          <w:sz w:val="30"/>
          <w:szCs w:val="30"/>
          <w:rtl w:val="0"/>
        </w:rPr>
        <w:t xml:space="preserve">O(n*log n)</w:t>
      </w:r>
      <w:r w:rsidDel="00000000" w:rsidR="00000000" w:rsidRPr="00000000">
        <w:rPr>
          <w:rFonts w:ascii="Times New Roman" w:cs="Times New Roman" w:eastAsia="Times New Roman" w:hAnsi="Times New Roman"/>
          <w:color w:val="333333"/>
          <w:sz w:val="28"/>
          <w:szCs w:val="28"/>
          <w:rtl w:val="0"/>
        </w:rPr>
        <w:br w:type="textWrapping"/>
        <w:t xml:space="preserve"> It </w:t>
        <w:tab/>
        <w:t xml:space="preserve">occurs when the above conditions do not occur.</w:t>
        <w:br w:type="textWrapping"/>
        <w:t xml:space="preserve"> </w:t>
        <w:tab/>
        <w:t xml:space="preserve">Space </w:t>
        <w:tab/>
        <w:t xml:space="preserve">Complexity</w:t>
      </w:r>
    </w:p>
    <w:p w:rsidR="00000000" w:rsidDel="00000000" w:rsidP="00000000" w:rsidRDefault="00000000" w:rsidRPr="00000000" w14:paraId="00000155">
      <w:pPr>
        <w:spacing w:before="240" w:line="410.4"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space complexity for quicksort is </w:t>
      </w:r>
      <w:r w:rsidDel="00000000" w:rsidR="00000000" w:rsidRPr="00000000">
        <w:rPr>
          <w:rFonts w:ascii="Times New Roman" w:cs="Times New Roman" w:eastAsia="Times New Roman" w:hAnsi="Times New Roman"/>
          <w:b w:val="1"/>
          <w:color w:val="333333"/>
          <w:sz w:val="28"/>
          <w:szCs w:val="28"/>
          <w:rtl w:val="0"/>
        </w:rPr>
        <w:t xml:space="preserve">O(n*log n)</w:t>
      </w:r>
    </w:p>
    <w:p w:rsidR="00000000" w:rsidDel="00000000" w:rsidP="00000000" w:rsidRDefault="00000000" w:rsidRPr="00000000" w14:paraId="00000156">
      <w:pPr>
        <w:spacing w:before="240" w:line="410.4" w:lineRule="auto"/>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HEAP-SORT</w:t>
      </w:r>
    </w:p>
    <w:p w:rsidR="00000000" w:rsidDel="00000000" w:rsidP="00000000" w:rsidRDefault="00000000" w:rsidRPr="00000000" w14:paraId="00000157">
      <w:pPr>
        <w:spacing w:after="300" w:before="240" w:line="288.00000000000006" w:lineRule="auto"/>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Heapsort is a comparison-based sorting algorithm. Heapsort can be thought of as an improved selection sort: like that algorithm, it divides its input into a sorted and an unsorted region, and it iteratively shrinks the unsorted region by extracting the largest element and moving that to the sorted region. The improvement consists of the use of a heap data structure rather than a linear-time search to find the maximum.</w:t>
      </w:r>
    </w:p>
    <w:p w:rsidR="00000000" w:rsidDel="00000000" w:rsidP="00000000" w:rsidRDefault="00000000" w:rsidRPr="00000000" w14:paraId="00000158">
      <w:pPr>
        <w:spacing w:after="240" w:before="240" w:line="410.4" w:lineRule="auto"/>
        <w:jc w:val="both"/>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8"/>
          <w:szCs w:val="28"/>
          <w:rtl w:val="0"/>
        </w:rPr>
        <w:t xml:space="preserve">The heapsort algorithm involves preparing the list by first turning it into a max heap. The algorithm then repeatedly swaps the first value of the list with the last value, decreasing the range of values considered in the heap operation by one, and sifting the new first value into its position in the heap. This repeats until the range of considered values is one value in length</w:t>
      </w:r>
    </w:p>
    <w:p w:rsidR="00000000" w:rsidDel="00000000" w:rsidP="00000000" w:rsidRDefault="00000000" w:rsidRPr="00000000" w14:paraId="00000159">
      <w:pPr>
        <w:spacing w:before="240" w:line="410.4" w:lineRule="auto"/>
        <w:jc w:val="center"/>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15A">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ALGORITHM:</w:t>
      </w:r>
      <w:r w:rsidDel="00000000" w:rsidR="00000000" w:rsidRPr="00000000">
        <w:rPr>
          <w:rtl w:val="0"/>
        </w:rPr>
      </w:r>
    </w:p>
    <w:p w:rsidR="00000000" w:rsidDel="00000000" w:rsidP="00000000" w:rsidRDefault="00000000" w:rsidRPr="00000000" w14:paraId="0000015B">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MAXHEAPIFY</w:t>
      </w:r>
    </w:p>
    <w:p w:rsidR="00000000" w:rsidDel="00000000" w:rsidP="00000000" w:rsidRDefault="00000000" w:rsidRPr="00000000" w14:paraId="0000015C">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Begin</w:t>
      </w:r>
    </w:p>
    <w:p w:rsidR="00000000" w:rsidDel="00000000" w:rsidP="00000000" w:rsidRDefault="00000000" w:rsidRPr="00000000" w14:paraId="0000015D">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i := 1 to size do</w:t>
      </w:r>
    </w:p>
    <w:p w:rsidR="00000000" w:rsidDel="00000000" w:rsidP="00000000" w:rsidRDefault="00000000" w:rsidRPr="00000000" w14:paraId="0000015E">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node := i</w:t>
      </w:r>
    </w:p>
    <w:p w:rsidR="00000000" w:rsidDel="00000000" w:rsidP="00000000" w:rsidRDefault="00000000" w:rsidRPr="00000000" w14:paraId="0000015F">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par := floor (node / 2)</w:t>
      </w:r>
    </w:p>
    <w:p w:rsidR="00000000" w:rsidDel="00000000" w:rsidP="00000000" w:rsidRDefault="00000000" w:rsidRPr="00000000" w14:paraId="00000160">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while par &gt;= 1 do</w:t>
      </w:r>
    </w:p>
    <w:p w:rsidR="00000000" w:rsidDel="00000000" w:rsidP="00000000" w:rsidRDefault="00000000" w:rsidRPr="00000000" w14:paraId="00000161">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array[par] &lt; array[node] then</w:t>
      </w:r>
    </w:p>
    <w:p w:rsidR="00000000" w:rsidDel="00000000" w:rsidP="00000000" w:rsidRDefault="00000000" w:rsidRPr="00000000" w14:paraId="00000162">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swap array[par] with array[node]</w:t>
      </w:r>
    </w:p>
    <w:p w:rsidR="00000000" w:rsidDel="00000000" w:rsidP="00000000" w:rsidRDefault="00000000" w:rsidRPr="00000000" w14:paraId="00000163">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node := par</w:t>
      </w:r>
    </w:p>
    <w:p w:rsidR="00000000" w:rsidDel="00000000" w:rsidP="00000000" w:rsidRDefault="00000000" w:rsidRPr="00000000" w14:paraId="00000164">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par := floor (node / 2)</w:t>
      </w:r>
    </w:p>
    <w:p w:rsidR="00000000" w:rsidDel="00000000" w:rsidP="00000000" w:rsidRDefault="00000000" w:rsidRPr="00000000" w14:paraId="00000165">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done</w:t>
      </w:r>
    </w:p>
    <w:p w:rsidR="00000000" w:rsidDel="00000000" w:rsidP="00000000" w:rsidRDefault="00000000" w:rsidRPr="00000000" w14:paraId="00000166">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done</w:t>
      </w:r>
    </w:p>
    <w:p w:rsidR="00000000" w:rsidDel="00000000" w:rsidP="00000000" w:rsidRDefault="00000000" w:rsidRPr="00000000" w14:paraId="00000167">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End</w:t>
      </w:r>
    </w:p>
    <w:p w:rsidR="00000000" w:rsidDel="00000000" w:rsidP="00000000" w:rsidRDefault="00000000" w:rsidRPr="00000000" w14:paraId="00000168">
      <w:pPr>
        <w:spacing w:before="240" w:line="410.4"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69">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HEAPSORT</w:t>
      </w:r>
    </w:p>
    <w:p w:rsidR="00000000" w:rsidDel="00000000" w:rsidP="00000000" w:rsidRDefault="00000000" w:rsidRPr="00000000" w14:paraId="0000016A">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Begin</w:t>
      </w:r>
    </w:p>
    <w:p w:rsidR="00000000" w:rsidDel="00000000" w:rsidP="00000000" w:rsidRDefault="00000000" w:rsidRPr="00000000" w14:paraId="0000016B">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i := n to 1 decrease by 1 do</w:t>
      </w:r>
    </w:p>
    <w:p w:rsidR="00000000" w:rsidDel="00000000" w:rsidP="00000000" w:rsidRDefault="00000000" w:rsidRPr="00000000" w14:paraId="0000016C">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heapify(array, i)</w:t>
      </w:r>
    </w:p>
    <w:p w:rsidR="00000000" w:rsidDel="00000000" w:rsidP="00000000" w:rsidRDefault="00000000" w:rsidRPr="00000000" w14:paraId="0000016D">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swap array[1] with array[i]</w:t>
      </w:r>
    </w:p>
    <w:p w:rsidR="00000000" w:rsidDel="00000000" w:rsidP="00000000" w:rsidRDefault="00000000" w:rsidRPr="00000000" w14:paraId="0000016E">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done</w:t>
      </w:r>
    </w:p>
    <w:p w:rsidR="00000000" w:rsidDel="00000000" w:rsidP="00000000" w:rsidRDefault="00000000" w:rsidRPr="00000000" w14:paraId="0000016F">
      <w:pPr>
        <w:spacing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End</w:t>
      </w:r>
    </w:p>
    <w:p w:rsidR="00000000" w:rsidDel="00000000" w:rsidP="00000000" w:rsidRDefault="00000000" w:rsidRPr="00000000" w14:paraId="00000170">
      <w:pPr>
        <w:spacing w:after="140" w:before="240" w:line="410.4"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CODE:</w:t>
      </w:r>
    </w:p>
    <w:p w:rsidR="00000000" w:rsidDel="00000000" w:rsidP="00000000" w:rsidRDefault="00000000" w:rsidRPr="00000000" w14:paraId="00000171">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def heapify(arr, n, root):</w:t>
      </w:r>
    </w:p>
    <w:p w:rsidR="00000000" w:rsidDel="00000000" w:rsidP="00000000" w:rsidRDefault="00000000" w:rsidRPr="00000000" w14:paraId="00000172">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largest = root</w:t>
      </w:r>
    </w:p>
    <w:p w:rsidR="00000000" w:rsidDel="00000000" w:rsidP="00000000" w:rsidRDefault="00000000" w:rsidRPr="00000000" w14:paraId="00000173">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left = 2 * root + 1</w:t>
      </w:r>
    </w:p>
    <w:p w:rsidR="00000000" w:rsidDel="00000000" w:rsidP="00000000" w:rsidRDefault="00000000" w:rsidRPr="00000000" w14:paraId="00000174">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right = 2 * root + 2</w:t>
      </w:r>
    </w:p>
    <w:p w:rsidR="00000000" w:rsidDel="00000000" w:rsidP="00000000" w:rsidRDefault="00000000" w:rsidRPr="00000000" w14:paraId="00000175">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76">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left &lt; n and arr[root] &lt; arr[left]:</w:t>
      </w:r>
    </w:p>
    <w:p w:rsidR="00000000" w:rsidDel="00000000" w:rsidP="00000000" w:rsidRDefault="00000000" w:rsidRPr="00000000" w14:paraId="00000177">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largest = left</w:t>
      </w:r>
    </w:p>
    <w:p w:rsidR="00000000" w:rsidDel="00000000" w:rsidP="00000000" w:rsidRDefault="00000000" w:rsidRPr="00000000" w14:paraId="00000178">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right &lt; n and arr[largest] &lt; arr[right]:</w:t>
      </w:r>
    </w:p>
    <w:p w:rsidR="00000000" w:rsidDel="00000000" w:rsidP="00000000" w:rsidRDefault="00000000" w:rsidRPr="00000000" w14:paraId="00000179">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largest = right</w:t>
      </w:r>
    </w:p>
    <w:p w:rsidR="00000000" w:rsidDel="00000000" w:rsidP="00000000" w:rsidRDefault="00000000" w:rsidRPr="00000000" w14:paraId="0000017A">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if largest != root:</w:t>
      </w:r>
    </w:p>
    <w:p w:rsidR="00000000" w:rsidDel="00000000" w:rsidP="00000000" w:rsidRDefault="00000000" w:rsidRPr="00000000" w14:paraId="0000017B">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arr[root], arr[largest] = arr[largest], arr[root]</w:t>
      </w:r>
    </w:p>
    <w:p w:rsidR="00000000" w:rsidDel="00000000" w:rsidP="00000000" w:rsidRDefault="00000000" w:rsidRPr="00000000" w14:paraId="0000017C">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7D">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 Heapify the root.</w:t>
      </w:r>
    </w:p>
    <w:p w:rsidR="00000000" w:rsidDel="00000000" w:rsidP="00000000" w:rsidRDefault="00000000" w:rsidRPr="00000000" w14:paraId="0000017E">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heapify(arr, n, largest)</w:t>
      </w:r>
    </w:p>
    <w:p w:rsidR="00000000" w:rsidDel="00000000" w:rsidP="00000000" w:rsidRDefault="00000000" w:rsidRPr="00000000" w14:paraId="0000017F">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def HeapSort(arr):</w:t>
      </w:r>
    </w:p>
    <w:p w:rsidR="00000000" w:rsidDel="00000000" w:rsidP="00000000" w:rsidRDefault="00000000" w:rsidRPr="00000000" w14:paraId="00000180">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n = len(arr)</w:t>
      </w:r>
    </w:p>
    <w:p w:rsidR="00000000" w:rsidDel="00000000" w:rsidP="00000000" w:rsidRDefault="00000000" w:rsidRPr="00000000" w14:paraId="00000181">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 Build a maxheap.</w:t>
      </w:r>
    </w:p>
    <w:p w:rsidR="00000000" w:rsidDel="00000000" w:rsidP="00000000" w:rsidRDefault="00000000" w:rsidRPr="00000000" w14:paraId="00000182">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i in range(n, -1, -1):</w:t>
      </w:r>
    </w:p>
    <w:p w:rsidR="00000000" w:rsidDel="00000000" w:rsidP="00000000" w:rsidRDefault="00000000" w:rsidRPr="00000000" w14:paraId="00000183">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heapify(arr, n, i)</w:t>
      </w:r>
    </w:p>
    <w:p w:rsidR="00000000" w:rsidDel="00000000" w:rsidP="00000000" w:rsidRDefault="00000000" w:rsidRPr="00000000" w14:paraId="00000184">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for i in range(n - 1, 0, -1):</w:t>
      </w:r>
    </w:p>
    <w:p w:rsidR="00000000" w:rsidDel="00000000" w:rsidP="00000000" w:rsidRDefault="00000000" w:rsidRPr="00000000" w14:paraId="00000185">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arr[i], arr[0] = arr[0], arr[i]</w:t>
      </w:r>
    </w:p>
    <w:p w:rsidR="00000000" w:rsidDel="00000000" w:rsidP="00000000" w:rsidRDefault="00000000" w:rsidRPr="00000000" w14:paraId="00000186">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heapify(arr, i, 0)</w:t>
      </w:r>
    </w:p>
    <w:p w:rsidR="00000000" w:rsidDel="00000000" w:rsidP="00000000" w:rsidRDefault="00000000" w:rsidRPr="00000000" w14:paraId="00000187">
      <w:pPr>
        <w:spacing w:after="140" w:before="240" w:line="410.4" w:lineRule="auto"/>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88">
      <w:pPr>
        <w:spacing w:after="140" w:before="240" w:line="410.4"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ANALYSIS :</w:t>
      </w:r>
    </w:p>
    <w:p w:rsidR="00000000" w:rsidDel="00000000" w:rsidP="00000000" w:rsidRDefault="00000000" w:rsidRPr="00000000" w14:paraId="00000189">
      <w:pPr>
        <w:spacing w:after="300" w:before="240" w:line="288.00000000000006" w:lineRule="auto"/>
        <w:jc w:val="both"/>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161616"/>
          <w:sz w:val="28"/>
          <w:szCs w:val="28"/>
          <w:rtl w:val="0"/>
        </w:rPr>
        <w:t xml:space="preserve">Heap sort is an in-place algorithm</w:t>
      </w:r>
      <w:r w:rsidDel="00000000" w:rsidR="00000000" w:rsidRPr="00000000">
        <w:rPr>
          <w:rFonts w:ascii="Times New Roman" w:cs="Times New Roman" w:eastAsia="Times New Roman" w:hAnsi="Times New Roman"/>
          <w:color w:val="161616"/>
          <w:sz w:val="28"/>
          <w:szCs w:val="28"/>
          <w:u w:val="single"/>
          <w:rtl w:val="0"/>
        </w:rPr>
        <w:t xml:space="preserve">.</w:t>
      </w:r>
      <w:r w:rsidDel="00000000" w:rsidR="00000000" w:rsidRPr="00000000">
        <w:rPr>
          <w:rFonts w:ascii="Times New Roman" w:cs="Times New Roman" w:eastAsia="Times New Roman" w:hAnsi="Times New Roman"/>
          <w:color w:val="333333"/>
          <w:sz w:val="28"/>
          <w:szCs w:val="28"/>
          <w:rtl w:val="0"/>
        </w:rPr>
        <w:br w:type="textWrapping"/>
        <w:t xml:space="preserve"> </w:t>
        <w:tab/>
      </w:r>
      <w:r w:rsidDel="00000000" w:rsidR="00000000" w:rsidRPr="00000000">
        <w:rPr>
          <w:rFonts w:ascii="Times New Roman" w:cs="Times New Roman" w:eastAsia="Times New Roman" w:hAnsi="Times New Roman"/>
          <w:color w:val="282829"/>
          <w:sz w:val="28"/>
          <w:szCs w:val="28"/>
          <w:rtl w:val="0"/>
        </w:rPr>
        <w:t xml:space="preserve">ts </w:t>
        <w:tab/>
        <w:t xml:space="preserve">typical implementation is not stable, but can be made stable</w:t>
      </w:r>
    </w:p>
    <w:p w:rsidR="00000000" w:rsidDel="00000000" w:rsidP="00000000" w:rsidRDefault="00000000" w:rsidRPr="00000000" w14:paraId="0000018A">
      <w:pPr>
        <w:spacing w:before="240" w:line="410.4" w:lineRule="auto"/>
        <w:jc w:val="both"/>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Time Complexity: Time complexity of heapify is </w:t>
      </w:r>
      <w:r w:rsidDel="00000000" w:rsidR="00000000" w:rsidRPr="00000000">
        <w:rPr>
          <w:rFonts w:ascii="Times New Roman" w:cs="Times New Roman" w:eastAsia="Times New Roman" w:hAnsi="Times New Roman"/>
          <w:b w:val="1"/>
          <w:color w:val="282829"/>
          <w:sz w:val="28"/>
          <w:szCs w:val="28"/>
          <w:rtl w:val="0"/>
        </w:rPr>
        <w:t xml:space="preserve">O(N*LogN)</w:t>
      </w:r>
      <w:r w:rsidDel="00000000" w:rsidR="00000000" w:rsidRPr="00000000">
        <w:rPr>
          <w:rFonts w:ascii="Times New Roman" w:cs="Times New Roman" w:eastAsia="Times New Roman" w:hAnsi="Times New Roman"/>
          <w:color w:val="282829"/>
          <w:sz w:val="28"/>
          <w:szCs w:val="28"/>
          <w:rtl w:val="0"/>
        </w:rPr>
        <w:t xml:space="preserve">. Time complexity of createAndBuildHeap() is O(N) and overall time complexity of Heap Sort is O(N*LogN) where N is the number of elements in the list or array.</w:t>
      </w:r>
    </w:p>
    <w:p w:rsidR="00000000" w:rsidDel="00000000" w:rsidP="00000000" w:rsidRDefault="00000000" w:rsidRPr="00000000" w14:paraId="0000018B">
      <w:pPr>
        <w:spacing w:before="240" w:line="410.4" w:lineRule="auto"/>
        <w:jc w:val="both"/>
        <w:rPr>
          <w:rFonts w:ascii="Times New Roman" w:cs="Times New Roman" w:eastAsia="Times New Roman" w:hAnsi="Times New Roman"/>
          <w:color w:val="282829"/>
          <w:sz w:val="28"/>
          <w:szCs w:val="28"/>
        </w:rPr>
      </w:pPr>
      <w:r w:rsidDel="00000000" w:rsidR="00000000" w:rsidRPr="00000000">
        <w:rPr>
          <w:rFonts w:ascii="Times New Roman" w:cs="Times New Roman" w:eastAsia="Times New Roman" w:hAnsi="Times New Roman"/>
          <w:color w:val="282829"/>
          <w:sz w:val="28"/>
          <w:szCs w:val="28"/>
          <w:rtl w:val="0"/>
        </w:rPr>
        <w:t xml:space="preserve">Heap sort algorithm has limited use because Quicksort and Mergesort are better in practice. Nevertheless, the Heap data structure itself is enormously used.</w:t>
      </w:r>
    </w:p>
    <w:p w:rsidR="00000000" w:rsidDel="00000000" w:rsidP="00000000" w:rsidRDefault="00000000" w:rsidRPr="00000000" w14:paraId="0000018C">
      <w:pPr>
        <w:spacing w:after="140" w:before="240" w:line="410.4" w:lineRule="auto"/>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RESULTS &amp; DISCUSSIONS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Time complexity Analysis</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We have discussed the best, average and worst case complexity of different sorting techniques with possible scenarios.</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Comparison based sorting</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comparison based sorting, elements of an array are compared with each other to find the sorted array.</w:t>
      </w:r>
    </w:p>
    <w:p w:rsidR="00000000" w:rsidDel="00000000" w:rsidP="00000000" w:rsidRDefault="00000000" w:rsidRPr="00000000" w14:paraId="0000019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Bubble sort and Insertion sort</w:t>
      </w:r>
      <w:r w:rsidDel="00000000" w:rsidR="00000000" w:rsidRPr="00000000">
        <w:rPr>
          <w:rFonts w:ascii="Times New Roman" w:cs="Times New Roman" w:eastAsia="Times New Roman" w:hAnsi="Times New Roman"/>
          <w:color w:val="333333"/>
          <w:sz w:val="28"/>
          <w:szCs w:val="28"/>
          <w:rtl w:val="0"/>
        </w:rPr>
        <w:t xml:space="preserve"> –</w:t>
        <w:br w:type="textWrapping"/>
        <w:t xml:space="preserve">Average and worst case time complexity: n^2</w:t>
        <w:br w:type="textWrapping"/>
        <w:t xml:space="preserve">Best case time complexity: n when array is already sorted.</w:t>
        <w:br w:type="textWrapping"/>
        <w:t xml:space="preserve">Worst case: when the array is reverse sorted.</w:t>
      </w:r>
    </w:p>
    <w:p w:rsidR="00000000" w:rsidDel="00000000" w:rsidP="00000000" w:rsidRDefault="00000000" w:rsidRPr="00000000" w14:paraId="0000019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Selection sort </w:t>
      </w:r>
      <w:r w:rsidDel="00000000" w:rsidR="00000000" w:rsidRPr="00000000">
        <w:rPr>
          <w:rFonts w:ascii="Times New Roman" w:cs="Times New Roman" w:eastAsia="Times New Roman" w:hAnsi="Times New Roman"/>
          <w:color w:val="333333"/>
          <w:sz w:val="28"/>
          <w:szCs w:val="28"/>
          <w:rtl w:val="0"/>
        </w:rPr>
        <w:t xml:space="preserve">–</w:t>
        <w:br w:type="textWrapping"/>
        <w:t xml:space="preserve">Best, average and worst case time complexity: n^2 which is independent of distribution of data.</w:t>
      </w:r>
    </w:p>
    <w:p w:rsidR="00000000" w:rsidDel="00000000" w:rsidP="00000000" w:rsidRDefault="00000000" w:rsidRPr="00000000" w14:paraId="0000019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Merge sort</w:t>
      </w:r>
      <w:r w:rsidDel="00000000" w:rsidR="00000000" w:rsidRPr="00000000">
        <w:rPr>
          <w:rFonts w:ascii="Times New Roman" w:cs="Times New Roman" w:eastAsia="Times New Roman" w:hAnsi="Times New Roman"/>
          <w:color w:val="333333"/>
          <w:sz w:val="28"/>
          <w:szCs w:val="28"/>
          <w:rtl w:val="0"/>
        </w:rPr>
        <w:t xml:space="preserve"> –</w:t>
        <w:br w:type="textWrapping"/>
        <w:t xml:space="preserve">Best, average and worst case time complexity: nlogn which is independent of distribution of data.</w:t>
      </w:r>
    </w:p>
    <w:p w:rsidR="00000000" w:rsidDel="00000000" w:rsidP="00000000" w:rsidRDefault="00000000" w:rsidRPr="00000000" w14:paraId="0000019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Heap sor</w:t>
      </w:r>
      <w:r w:rsidDel="00000000" w:rsidR="00000000" w:rsidRPr="00000000">
        <w:rPr>
          <w:rFonts w:ascii="Times New Roman" w:cs="Times New Roman" w:eastAsia="Times New Roman" w:hAnsi="Times New Roman"/>
          <w:color w:val="333333"/>
          <w:sz w:val="28"/>
          <w:szCs w:val="28"/>
          <w:rtl w:val="0"/>
        </w:rPr>
        <w:t xml:space="preserve">t –</w:t>
        <w:br w:type="textWrapping"/>
        <w:t xml:space="preserve">Best, average and worst case time complexity: nlogn which is independent of distribution of data.</w:t>
      </w:r>
    </w:p>
    <w:p w:rsidR="00000000" w:rsidDel="00000000" w:rsidP="00000000" w:rsidRDefault="00000000" w:rsidRPr="00000000" w14:paraId="00000195">
      <w:pPr>
        <w:numPr>
          <w:ilvl w:val="0"/>
          <w:numId w:val="10"/>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Quick sort</w:t>
      </w:r>
      <w:r w:rsidDel="00000000" w:rsidR="00000000" w:rsidRPr="00000000">
        <w:rPr>
          <w:rFonts w:ascii="Times New Roman" w:cs="Times New Roman" w:eastAsia="Times New Roman" w:hAnsi="Times New Roman"/>
          <w:color w:val="333333"/>
          <w:sz w:val="28"/>
          <w:szCs w:val="28"/>
          <w:rtl w:val="0"/>
        </w:rPr>
        <w:t xml:space="preserve"> –</w:t>
        <w:br w:type="textWrapping"/>
        <w:t xml:space="preserve">It is a divide and conquer approach with recurrence relation:</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Stable/Unstable technique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 sorting technique is stable if it does not change the order of elements with the same value.</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Out of comparison based techniques, bubble sort, insertion sort and merge sort are stable techniques. Selection sort is unstable as it may change the order of elements with the same value. For example, consider the array 4, 4, 1, 3.</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the first iteration, the minimum element found is 1 and it is swapped with 4 at 0th position. Therefore, the order of 4 with respect to 4 at the 1st position will change. Similarly, quick sort and heap sort are also unstable.</w:t>
      </w:r>
    </w:p>
    <w:p w:rsidR="00000000" w:rsidDel="00000000" w:rsidP="00000000" w:rsidRDefault="00000000" w:rsidRPr="00000000" w14:paraId="0000019A">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When the array is almost sorted, insertion sort can be preferred.</w:t>
      </w:r>
    </w:p>
    <w:p w:rsidR="00000000" w:rsidDel="00000000" w:rsidP="00000000" w:rsidRDefault="00000000" w:rsidRPr="00000000" w14:paraId="0000019B">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When order of input is not known, merge sort is preferred as it has worst case time complexity of nlogn and it is stable as well.</w:t>
      </w:r>
    </w:p>
    <w:p w:rsidR="00000000" w:rsidDel="00000000" w:rsidP="00000000" w:rsidRDefault="00000000" w:rsidRPr="00000000" w14:paraId="0000019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2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When the array is sorted, insertion and bubble sort gives complexity of n but quick sort gives complexity of n^2.</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Times New Roman" w:cs="Times New Roman" w:eastAsia="Times New Roman" w:hAnsi="Times New Roman"/>
          <w:color w:val="333333"/>
          <w:sz w:val="28"/>
          <w:szCs w:val="28"/>
          <w:u w:val="single"/>
        </w:rPr>
      </w:pPr>
      <w:r w:rsidDel="00000000" w:rsidR="00000000" w:rsidRPr="00000000">
        <w:rPr>
          <w:rtl w:val="0"/>
        </w:rPr>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GRAPH  PLOTTING (USING MATPLOTLIB)</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BAR GRAPH</w:t>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5943600" cy="4405313"/>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LINE GRAPH</w:t>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Pr>
        <w:drawing>
          <wp:inline distB="114300" distT="114300" distL="114300" distR="114300">
            <wp:extent cx="5943600" cy="443388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40" w:before="240" w:line="410.4" w:lineRule="auto"/>
        <w:jc w:val="center"/>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1A5">
      <w:pPr>
        <w:spacing w:after="140" w:before="240" w:line="410.4" w:lineRule="auto"/>
        <w:jc w:val="center"/>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1A6">
      <w:pPr>
        <w:spacing w:after="140" w:before="240" w:line="410.4"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A7">
      <w:pPr>
        <w:spacing w:after="1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PIE GRAPH</w:t>
      </w:r>
    </w:p>
    <w:p w:rsidR="00000000" w:rsidDel="00000000" w:rsidP="00000000" w:rsidRDefault="00000000" w:rsidRPr="00000000" w14:paraId="000001A8">
      <w:pPr>
        <w:spacing w:after="140" w:before="24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4724400" cy="375285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244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&amp; FUTURE</w:t>
      </w:r>
    </w:p>
    <w:p w:rsidR="00000000" w:rsidDel="00000000" w:rsidP="00000000" w:rsidRDefault="00000000" w:rsidRPr="00000000" w14:paraId="000001AA">
      <w:pPr>
        <w:spacing w:before="0" w:line="276" w:lineRule="auto"/>
        <w:ind w:left="-20" w:right="-20" w:firstLine="0"/>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There is no ideal sorting algorithm for every single case. The best algorithm to use varies from case to case. Consider the 3 most common </w:t>
      </w:r>
    </w:p>
    <w:p w:rsidR="00000000" w:rsidDel="00000000" w:rsidP="00000000" w:rsidRDefault="00000000" w:rsidRPr="00000000" w14:paraId="000001AB">
      <w:pPr>
        <w:spacing w:before="0" w:line="276" w:lineRule="auto"/>
        <w:ind w:left="-20" w:right="-20" w:firstLine="0"/>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highlight w:val="white"/>
          <w:rtl w:val="0"/>
        </w:rPr>
        <w:t xml:space="preserve">O(nlogn)</w:t>
      </w:r>
      <w:r w:rsidDel="00000000" w:rsidR="00000000" w:rsidRPr="00000000">
        <w:rPr>
          <w:rFonts w:ascii="Times" w:cs="Times" w:eastAsia="Times" w:hAnsi="Times"/>
          <w:color w:val="282829"/>
          <w:sz w:val="28"/>
          <w:szCs w:val="28"/>
          <w:rtl w:val="0"/>
        </w:rPr>
        <w:t xml:space="preserve">comparison sorts.</w:t>
      </w:r>
    </w:p>
    <w:p w:rsidR="00000000" w:rsidDel="00000000" w:rsidP="00000000" w:rsidRDefault="00000000" w:rsidRPr="00000000" w14:paraId="000001AC">
      <w:pPr>
        <w:spacing w:before="0" w:line="276" w:lineRule="auto"/>
        <w:ind w:left="-20" w:right="-20" w:firstLine="0"/>
        <w:jc w:val="center"/>
        <w:rPr>
          <w:rFonts w:ascii="Times" w:cs="Times" w:eastAsia="Times" w:hAnsi="Times"/>
          <w:b w:val="1"/>
          <w:color w:val="282829"/>
          <w:sz w:val="28"/>
          <w:szCs w:val="28"/>
          <w:u w:val="single"/>
        </w:rPr>
      </w:pPr>
      <w:r w:rsidDel="00000000" w:rsidR="00000000" w:rsidRPr="00000000">
        <w:rPr>
          <w:rFonts w:ascii="Times" w:cs="Times" w:eastAsia="Times" w:hAnsi="Times"/>
          <w:color w:val="282829"/>
          <w:sz w:val="28"/>
          <w:szCs w:val="28"/>
          <w:u w:val="single"/>
          <w:rtl w:val="0"/>
        </w:rPr>
        <w:t xml:space="preserve"> </w:t>
      </w:r>
      <w:r w:rsidDel="00000000" w:rsidR="00000000" w:rsidRPr="00000000">
        <w:rPr>
          <w:rFonts w:ascii="Times" w:cs="Times" w:eastAsia="Times" w:hAnsi="Times"/>
          <w:b w:val="1"/>
          <w:color w:val="282829"/>
          <w:sz w:val="28"/>
          <w:szCs w:val="28"/>
          <w:u w:val="single"/>
          <w:rtl w:val="0"/>
        </w:rPr>
        <w:t xml:space="preserve">3 most common </w:t>
      </w:r>
    </w:p>
    <w:p w:rsidR="00000000" w:rsidDel="00000000" w:rsidP="00000000" w:rsidRDefault="00000000" w:rsidRPr="00000000" w14:paraId="000001AD">
      <w:pPr>
        <w:spacing w:before="0" w:line="276" w:lineRule="auto"/>
        <w:ind w:left="-20" w:right="-20" w:firstLine="0"/>
        <w:jc w:val="center"/>
        <w:rPr>
          <w:rFonts w:ascii="Times" w:cs="Times" w:eastAsia="Times" w:hAnsi="Times"/>
          <w:b w:val="1"/>
          <w:color w:val="282829"/>
          <w:sz w:val="28"/>
          <w:szCs w:val="28"/>
          <w:u w:val="single"/>
        </w:rPr>
      </w:pPr>
      <w:r w:rsidDel="00000000" w:rsidR="00000000" w:rsidRPr="00000000">
        <w:rPr>
          <w:rFonts w:ascii="Times" w:cs="Times" w:eastAsia="Times" w:hAnsi="Times"/>
          <w:b w:val="1"/>
          <w:color w:val="282829"/>
          <w:sz w:val="28"/>
          <w:szCs w:val="28"/>
          <w:highlight w:val="white"/>
          <w:u w:val="single"/>
          <w:rtl w:val="0"/>
        </w:rPr>
        <w:t xml:space="preserve">O(nlogn)</w:t>
      </w:r>
      <w:r w:rsidDel="00000000" w:rsidR="00000000" w:rsidRPr="00000000">
        <w:rPr>
          <w:rFonts w:ascii="Times" w:cs="Times" w:eastAsia="Times" w:hAnsi="Times"/>
          <w:b w:val="1"/>
          <w:color w:val="282829"/>
          <w:sz w:val="28"/>
          <w:szCs w:val="28"/>
          <w:u w:val="single"/>
          <w:rtl w:val="0"/>
        </w:rPr>
        <w:t xml:space="preserve">comparison sorts</w:t>
      </w:r>
    </w:p>
    <w:p w:rsidR="00000000" w:rsidDel="00000000" w:rsidP="00000000" w:rsidRDefault="00000000" w:rsidRPr="00000000" w14:paraId="000001AE">
      <w:pPr>
        <w:spacing w:before="0" w:line="276" w:lineRule="auto"/>
        <w:ind w:left="-20" w:right="-20" w:firstLine="0"/>
        <w:jc w:val="both"/>
        <w:rPr>
          <w:rFonts w:ascii="Times" w:cs="Times" w:eastAsia="Times" w:hAnsi="Times"/>
          <w:color w:val="282829"/>
          <w:sz w:val="28"/>
          <w:szCs w:val="28"/>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b w:val="1"/>
          <w:color w:val="282829"/>
          <w:sz w:val="28"/>
          <w:szCs w:val="28"/>
        </w:rPr>
      </w:pPr>
      <w:r w:rsidDel="00000000" w:rsidR="00000000" w:rsidRPr="00000000">
        <w:rPr>
          <w:rFonts w:ascii="Times" w:cs="Times" w:eastAsia="Times" w:hAnsi="Times"/>
          <w:b w:val="1"/>
          <w:color w:val="282829"/>
          <w:sz w:val="28"/>
          <w:szCs w:val="28"/>
          <w:rtl w:val="0"/>
        </w:rPr>
        <w:t xml:space="preserve">Merge Sort</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Split your array in half. Recursively merge sort the left and right sub-arrays. Then, merge them together (linear time) to get the full sorted array.</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Pros:</w:t>
      </w:r>
    </w:p>
    <w:p w:rsidR="00000000" w:rsidDel="00000000" w:rsidP="00000000" w:rsidRDefault="00000000" w:rsidRPr="00000000" w14:paraId="000001B2">
      <w:pPr>
        <w:numPr>
          <w:ilvl w:val="0"/>
          <w:numId w:val="22"/>
        </w:numPr>
        <w:pBdr>
          <w:top w:color="auto" w:space="0" w:sz="0" w:val="none"/>
          <w:bottom w:color="auto" w:space="8" w:sz="0" w:val="none"/>
          <w:right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Has O(nlog⁡n) worst-case run time.</w:t>
      </w:r>
    </w:p>
    <w:p w:rsidR="00000000" w:rsidDel="00000000" w:rsidP="00000000" w:rsidRDefault="00000000" w:rsidRPr="00000000" w14:paraId="000001B3">
      <w:pPr>
        <w:numPr>
          <w:ilvl w:val="0"/>
          <w:numId w:val="22"/>
        </w:numPr>
        <w:pBdr>
          <w:top w:color="auto" w:space="0" w:sz="0" w:val="none"/>
          <w:bottom w:color="auto" w:space="8" w:sz="0" w:val="none"/>
          <w:right w:color="auto" w:space="0" w:sz="0" w:val="none"/>
        </w:pBdr>
        <w:shd w:fill="ffffff" w:val="clear"/>
        <w:spacing w:after="0" w:afterAutospacing="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Of the 3 algorithms here, it is the only one that is stable, so if you want to retain the ordering of comparatively equivalent items, this should be your go-to.</w:t>
      </w:r>
    </w:p>
    <w:p w:rsidR="00000000" w:rsidDel="00000000" w:rsidP="00000000" w:rsidRDefault="00000000" w:rsidRPr="00000000" w14:paraId="000001B4">
      <w:pPr>
        <w:numPr>
          <w:ilvl w:val="0"/>
          <w:numId w:val="22"/>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Easy to implement on linked list data structures. Does not require random access.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Cons:</w:t>
      </w:r>
    </w:p>
    <w:p w:rsidR="00000000" w:rsidDel="00000000" w:rsidP="00000000" w:rsidRDefault="00000000" w:rsidRPr="00000000" w14:paraId="000001B6">
      <w:pPr>
        <w:numPr>
          <w:ilvl w:val="0"/>
          <w:numId w:val="5"/>
        </w:numPr>
        <w:pBdr>
          <w:top w:color="auto" w:space="0" w:sz="0" w:val="none"/>
          <w:bottom w:color="auto" w:space="8" w:sz="0" w:val="none"/>
          <w:right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Has 0(n) space complexity, which is worse than the other 2 sorts.</w:t>
      </w:r>
    </w:p>
    <w:p w:rsidR="00000000" w:rsidDel="00000000" w:rsidP="00000000" w:rsidRDefault="00000000" w:rsidRPr="00000000" w14:paraId="000001B7">
      <w:pPr>
        <w:numPr>
          <w:ilvl w:val="0"/>
          <w:numId w:val="5"/>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Slower than the other 2 algorithms in practice. Why? You have to write all your data into another array and back into your original one. Copying is usually slower than comparing.</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rFonts w:ascii="Times" w:cs="Times" w:eastAsia="Times" w:hAnsi="Times"/>
          <w:b w:val="1"/>
          <w:color w:val="282829"/>
          <w:sz w:val="28"/>
          <w:szCs w:val="28"/>
        </w:rPr>
      </w:pPr>
      <w:r w:rsidDel="00000000" w:rsidR="00000000" w:rsidRPr="00000000">
        <w:rPr>
          <w:rFonts w:ascii="Times" w:cs="Times" w:eastAsia="Times" w:hAnsi="Times"/>
          <w:b w:val="1"/>
          <w:color w:val="282829"/>
          <w:sz w:val="28"/>
          <w:szCs w:val="28"/>
          <w:rtl w:val="0"/>
        </w:rPr>
        <w:t xml:space="preserve">Heap Sort</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Generate a heap data structure on the array. Then, pop the top of the heap and move it to the end of the array. Repeat until the heap is empty and the entire array is sorted.</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Pros:</w:t>
      </w:r>
    </w:p>
    <w:p w:rsidR="00000000" w:rsidDel="00000000" w:rsidP="00000000" w:rsidRDefault="00000000" w:rsidRPr="00000000" w14:paraId="000001BB">
      <w:pPr>
        <w:numPr>
          <w:ilvl w:val="0"/>
          <w:numId w:val="17"/>
        </w:numPr>
        <w:pBdr>
          <w:top w:color="auto" w:space="0" w:sz="0" w:val="none"/>
          <w:bottom w:color="auto" w:space="8" w:sz="0" w:val="none"/>
          <w:right w:color="auto" w:space="0" w:sz="0" w:val="none"/>
          <w:between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Has O(n logn) worst-case run time.</w:t>
      </w:r>
    </w:p>
    <w:p w:rsidR="00000000" w:rsidDel="00000000" w:rsidP="00000000" w:rsidRDefault="00000000" w:rsidRPr="00000000" w14:paraId="000001B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Can sort in-place so uses </w:t>
      </w:r>
    </w:p>
    <w:p w:rsidR="00000000" w:rsidDel="00000000" w:rsidP="00000000" w:rsidRDefault="00000000" w:rsidRPr="00000000" w14:paraId="000001BD">
      <w:pPr>
        <w:numPr>
          <w:ilvl w:val="0"/>
          <w:numId w:val="17"/>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O(1) additional space.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Cons:</w:t>
      </w:r>
    </w:p>
    <w:p w:rsidR="00000000" w:rsidDel="00000000" w:rsidP="00000000" w:rsidRDefault="00000000" w:rsidRPr="00000000" w14:paraId="000001BF">
      <w:pPr>
        <w:numPr>
          <w:ilvl w:val="0"/>
          <w:numId w:val="20"/>
        </w:numPr>
        <w:pBdr>
          <w:top w:color="auto" w:space="0" w:sz="0" w:val="none"/>
          <w:bottom w:color="auto" w:space="8" w:sz="0" w:val="none"/>
          <w:right w:color="auto" w:space="0" w:sz="0" w:val="none"/>
          <w:between w:color="auto" w:space="0" w:sz="0" w:val="none"/>
        </w:pBdr>
        <w:shd w:fill="ffffff" w:val="clear"/>
        <w:spacing w:after="0" w:afterAutospacing="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Unstable!</w:t>
      </w:r>
    </w:p>
    <w:p w:rsidR="00000000" w:rsidDel="00000000" w:rsidP="00000000" w:rsidRDefault="00000000" w:rsidRPr="00000000" w14:paraId="000001C0">
      <w:pPr>
        <w:numPr>
          <w:ilvl w:val="0"/>
          <w:numId w:val="20"/>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pPr>
      <w:r w:rsidDel="00000000" w:rsidR="00000000" w:rsidRPr="00000000">
        <w:rPr>
          <w:rFonts w:ascii="Times" w:cs="Times" w:eastAsia="Times" w:hAnsi="Times"/>
          <w:color w:val="282829"/>
          <w:sz w:val="28"/>
          <w:szCs w:val="28"/>
          <w:rtl w:val="0"/>
        </w:rPr>
        <w:t xml:space="preserve">Still much slower than Quick Sort on average. You still need to perform a swap on every element in the array, even if it’s already in the right place.</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440" w:line="276" w:lineRule="auto"/>
        <w:ind w:left="0" w:right="440" w:firstLine="0"/>
        <w:rPr>
          <w:rFonts w:ascii="Times" w:cs="Times" w:eastAsia="Times" w:hAnsi="Times"/>
          <w:color w:val="282829"/>
          <w:sz w:val="28"/>
          <w:szCs w:val="28"/>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b w:val="1"/>
          <w:color w:val="282829"/>
          <w:sz w:val="28"/>
          <w:szCs w:val="28"/>
        </w:rPr>
      </w:pPr>
      <w:r w:rsidDel="00000000" w:rsidR="00000000" w:rsidRPr="00000000">
        <w:rPr>
          <w:rFonts w:ascii="Times" w:cs="Times" w:eastAsia="Times" w:hAnsi="Times"/>
          <w:b w:val="1"/>
          <w:color w:val="282829"/>
          <w:sz w:val="28"/>
          <w:szCs w:val="28"/>
          <w:rtl w:val="0"/>
        </w:rPr>
        <w:t xml:space="preserve">Quick Sort</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Pick a pivot from the array and partition the array into sub-arrays. Everything in the left sub-array is less than the pivot. Everything in the right sub-array is greater than the pivot. Recursively sort the left and right sub-arrays.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Pros:</w:t>
      </w:r>
    </w:p>
    <w:p w:rsidR="00000000" w:rsidDel="00000000" w:rsidP="00000000" w:rsidRDefault="00000000" w:rsidRPr="00000000" w14:paraId="000001C5">
      <w:pPr>
        <w:numPr>
          <w:ilvl w:val="0"/>
          <w:numId w:val="11"/>
        </w:numPr>
        <w:pBdr>
          <w:top w:color="auto" w:space="0" w:sz="0" w:val="none"/>
          <w:bottom w:color="auto" w:space="8" w:sz="0" w:val="none"/>
          <w:right w:color="auto" w:space="0" w:sz="0" w:val="none"/>
        </w:pBdr>
        <w:shd w:fill="ffffff" w:val="clear"/>
        <w:spacing w:after="0" w:afterAutospacing="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Generally the fastest sorting algorithm in practice. It only swaps what needs to be swapped. Swaps are slow!</w:t>
      </w:r>
    </w:p>
    <w:p w:rsidR="00000000" w:rsidDel="00000000" w:rsidP="00000000" w:rsidRDefault="00000000" w:rsidRPr="00000000" w14:paraId="000001C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Can be performed in-place, but in practice, the stack frames from recursive function calls results in </w:t>
      </w:r>
    </w:p>
    <w:p w:rsidR="00000000" w:rsidDel="00000000" w:rsidP="00000000" w:rsidRDefault="00000000" w:rsidRPr="00000000" w14:paraId="000001C7">
      <w:pPr>
        <w:numPr>
          <w:ilvl w:val="0"/>
          <w:numId w:val="11"/>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O(log⁡n) space complexity.</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both"/>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Cons:</w:t>
      </w:r>
    </w:p>
    <w:p w:rsidR="00000000" w:rsidDel="00000000" w:rsidP="00000000" w:rsidRDefault="00000000" w:rsidRPr="00000000" w14:paraId="000001C9">
      <w:pPr>
        <w:numPr>
          <w:ilvl w:val="0"/>
          <w:numId w:val="8"/>
        </w:numPr>
        <w:pBdr>
          <w:top w:color="auto" w:space="0" w:sz="0" w:val="none"/>
          <w:bottom w:color="auto" w:space="8" w:sz="0" w:val="none"/>
          <w:right w:color="auto" w:space="0" w:sz="0" w:val="none"/>
        </w:pBdr>
        <w:shd w:fill="ffffff" w:val="clear"/>
        <w:spacing w:after="0" w:afterAutospacing="0" w:before="0" w:line="276" w:lineRule="auto"/>
        <w:ind w:left="1160" w:right="42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Has O(n2) in the worst case. Ideally, the chosen pivot is the median. The further away it is from the median, the worse the performance.</w:t>
      </w:r>
    </w:p>
    <w:p w:rsidR="00000000" w:rsidDel="00000000" w:rsidP="00000000" w:rsidRDefault="00000000" w:rsidRPr="00000000" w14:paraId="000001CA">
      <w:pPr>
        <w:numPr>
          <w:ilvl w:val="0"/>
          <w:numId w:val="8"/>
        </w:numPr>
        <w:pBdr>
          <w:top w:color="auto" w:space="0" w:sz="0" w:val="none"/>
          <w:bottom w:color="auto" w:space="0" w:sz="0" w:val="none"/>
          <w:right w:color="auto" w:space="0" w:sz="0" w:val="none"/>
          <w:between w:color="auto" w:space="0" w:sz="0" w:val="none"/>
        </w:pBdr>
        <w:shd w:fill="ffffff" w:val="clear"/>
        <w:spacing w:after="440" w:line="276" w:lineRule="auto"/>
        <w:ind w:left="1180" w:right="440" w:hanging="360"/>
        <w:rPr>
          <w:rFonts w:ascii="Times" w:cs="Times" w:eastAsia="Times" w:hAnsi="Times"/>
          <w:sz w:val="28"/>
          <w:szCs w:val="28"/>
        </w:rPr>
      </w:pPr>
      <w:r w:rsidDel="00000000" w:rsidR="00000000" w:rsidRPr="00000000">
        <w:rPr>
          <w:rFonts w:ascii="Times" w:cs="Times" w:eastAsia="Times" w:hAnsi="Times"/>
          <w:color w:val="282829"/>
          <w:sz w:val="28"/>
          <w:szCs w:val="28"/>
          <w:rtl w:val="0"/>
        </w:rPr>
        <w:t xml:space="preserve">Like Heap Sort, it’s unstable!</w:t>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hd w:fill="ffffff" w:val="clear"/>
        <w:spacing w:after="440" w:line="276" w:lineRule="auto"/>
        <w:ind w:left="720" w:right="440" w:firstLine="0"/>
        <w:rPr>
          <w:rFonts w:ascii="Times" w:cs="Times" w:eastAsia="Times" w:hAnsi="Times"/>
          <w:color w:val="282829"/>
          <w:sz w:val="30"/>
          <w:szCs w:val="30"/>
          <w:u w:val="single"/>
        </w:rPr>
      </w:pP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center"/>
        <w:rPr>
          <w:rFonts w:ascii="Times" w:cs="Times" w:eastAsia="Times" w:hAnsi="Times"/>
          <w:b w:val="1"/>
          <w:color w:val="282829"/>
          <w:sz w:val="30"/>
          <w:szCs w:val="30"/>
          <w:u w:val="single"/>
        </w:rPr>
      </w:pPr>
      <w:r w:rsidDel="00000000" w:rsidR="00000000" w:rsidRPr="00000000">
        <w:rPr>
          <w:rFonts w:ascii="Times" w:cs="Times" w:eastAsia="Times" w:hAnsi="Times"/>
          <w:b w:val="1"/>
          <w:color w:val="282829"/>
          <w:sz w:val="30"/>
          <w:szCs w:val="30"/>
          <w:u w:val="single"/>
          <w:rtl w:val="0"/>
        </w:rPr>
        <w:t xml:space="preserve">Which one’s the best?</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ind w:left="-20" w:right="-20" w:firstLine="0"/>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As you can see, each of the sorting algorithms have their pros and cons. Choose the sort that is best suited for your data. If you’re constrained in space, go for heap sort. If you need something stable, merge sort is your friend. For nearly sorted data, consider that insertion sort isO(n) time!</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ind w:left="-20" w:right="-20" w:firstLine="0"/>
        <w:rPr>
          <w:rFonts w:ascii="Times" w:cs="Times" w:eastAsia="Times" w:hAnsi="Times"/>
          <w:color w:val="282829"/>
          <w:sz w:val="28"/>
          <w:szCs w:val="28"/>
        </w:rPr>
      </w:pPr>
      <w:r w:rsidDel="00000000" w:rsidR="00000000" w:rsidRPr="00000000">
        <w:rPr>
          <w:rFonts w:ascii="Times" w:cs="Times" w:eastAsia="Times" w:hAnsi="Times"/>
          <w:color w:val="282829"/>
          <w:sz w:val="28"/>
          <w:szCs w:val="28"/>
          <w:rtl w:val="0"/>
        </w:rPr>
        <w:t xml:space="preserve">Modern sorting algorithms use hybrid sorts that combine the best qualities of the different basic sorting algorithms. Perhaps the most widely used (and arguably the “best”) is introsort (std::sort in C++) which runs quick sort and switches to heap sort when the recursion gets too deep. This way, you get the fast performance of quick sort in practice while guaranteeing a worst case O(nlog⁡n) run time.</w:t>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hd w:fill="ffffff" w:val="clear"/>
        <w:spacing w:after="440" w:line="276" w:lineRule="auto"/>
        <w:ind w:left="720" w:right="440" w:firstLine="0"/>
        <w:jc w:val="center"/>
        <w:rPr>
          <w:rFonts w:ascii="Times" w:cs="Times" w:eastAsia="Times" w:hAnsi="Times"/>
          <w:b w:val="1"/>
          <w:color w:val="282829"/>
          <w:sz w:val="28"/>
          <w:szCs w:val="28"/>
          <w:u w:val="single"/>
        </w:rPr>
      </w:pPr>
      <w:r w:rsidDel="00000000" w:rsidR="00000000" w:rsidRPr="00000000">
        <w:rPr>
          <w:rFonts w:ascii="Times" w:cs="Times" w:eastAsia="Times" w:hAnsi="Times"/>
          <w:b w:val="1"/>
          <w:color w:val="282829"/>
          <w:sz w:val="28"/>
          <w:szCs w:val="28"/>
          <w:u w:val="single"/>
          <w:rtl w:val="0"/>
        </w:rPr>
        <w:t xml:space="preserve">REFERENCES</w:t>
      </w:r>
    </w:p>
    <w:p w:rsidR="00000000" w:rsidDel="00000000" w:rsidP="00000000" w:rsidRDefault="00000000" w:rsidRPr="00000000" w14:paraId="000001D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440" w:hanging="360"/>
        <w:jc w:val="both"/>
        <w:rPr>
          <w:rFonts w:ascii="Times" w:cs="Times" w:eastAsia="Times" w:hAnsi="Times"/>
          <w:color w:val="282829"/>
          <w:sz w:val="28"/>
          <w:szCs w:val="28"/>
        </w:rPr>
      </w:pPr>
      <w:hyperlink r:id="rId15">
        <w:r w:rsidDel="00000000" w:rsidR="00000000" w:rsidRPr="00000000">
          <w:rPr>
            <w:rFonts w:ascii="Times" w:cs="Times" w:eastAsia="Times" w:hAnsi="Times"/>
            <w:color w:val="1155cc"/>
            <w:sz w:val="28"/>
            <w:szCs w:val="28"/>
            <w:u w:val="single"/>
            <w:rtl w:val="0"/>
          </w:rPr>
          <w:t xml:space="preserve">https://www.geeksforgeeks.org/analysis-of-different-sorting-techniques/</w:t>
        </w:r>
      </w:hyperlink>
      <w:r w:rsidDel="00000000" w:rsidR="00000000" w:rsidRPr="00000000">
        <w:rPr>
          <w:rFonts w:ascii="Times" w:cs="Times" w:eastAsia="Times" w:hAnsi="Times"/>
          <w:color w:val="282829"/>
          <w:sz w:val="28"/>
          <w:szCs w:val="28"/>
          <w:rtl w:val="0"/>
        </w:rPr>
        <w:t xml:space="preserve">  For content purpose .</w:t>
      </w:r>
    </w:p>
    <w:p w:rsidR="00000000" w:rsidDel="00000000" w:rsidP="00000000" w:rsidRDefault="00000000" w:rsidRPr="00000000" w14:paraId="000001D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440" w:hanging="360"/>
        <w:jc w:val="both"/>
        <w:rPr>
          <w:rFonts w:ascii="Times" w:cs="Times" w:eastAsia="Times" w:hAnsi="Times"/>
          <w:color w:val="282829"/>
          <w:sz w:val="28"/>
          <w:szCs w:val="28"/>
          <w:u w:val="none"/>
        </w:rPr>
      </w:pPr>
      <w:hyperlink r:id="rId16">
        <w:r w:rsidDel="00000000" w:rsidR="00000000" w:rsidRPr="00000000">
          <w:rPr>
            <w:rFonts w:ascii="Times" w:cs="Times" w:eastAsia="Times" w:hAnsi="Times"/>
            <w:color w:val="1155cc"/>
            <w:sz w:val="28"/>
            <w:szCs w:val="28"/>
            <w:u w:val="single"/>
            <w:rtl w:val="0"/>
          </w:rPr>
          <w:t xml:space="preserve">https://www.quora.com/</w:t>
        </w:r>
      </w:hyperlink>
      <w:r w:rsidDel="00000000" w:rsidR="00000000" w:rsidRPr="00000000">
        <w:rPr>
          <w:rFonts w:ascii="Times" w:cs="Times" w:eastAsia="Times" w:hAnsi="Times"/>
          <w:color w:val="282829"/>
          <w:sz w:val="28"/>
          <w:szCs w:val="28"/>
          <w:rtl w:val="0"/>
        </w:rPr>
        <w:t xml:space="preserve">  For Queries .</w:t>
      </w:r>
    </w:p>
    <w:p w:rsidR="00000000" w:rsidDel="00000000" w:rsidP="00000000" w:rsidRDefault="00000000" w:rsidRPr="00000000" w14:paraId="000001D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440" w:hanging="360"/>
        <w:jc w:val="both"/>
        <w:rPr>
          <w:rFonts w:ascii="Times" w:cs="Times" w:eastAsia="Times" w:hAnsi="Times"/>
          <w:color w:val="282829"/>
          <w:sz w:val="28"/>
          <w:szCs w:val="28"/>
          <w:u w:val="none"/>
        </w:rPr>
      </w:pPr>
      <w:hyperlink r:id="rId17">
        <w:r w:rsidDel="00000000" w:rsidR="00000000" w:rsidRPr="00000000">
          <w:rPr>
            <w:rFonts w:ascii="Times" w:cs="Times" w:eastAsia="Times" w:hAnsi="Times"/>
            <w:color w:val="1155cc"/>
            <w:sz w:val="28"/>
            <w:szCs w:val="28"/>
            <w:u w:val="single"/>
            <w:rtl w:val="0"/>
          </w:rPr>
          <w:t xml:space="preserve">https://www.youtube.com/channel/UCeVMnSShP_Iviwkknt83cww</w:t>
        </w:r>
      </w:hyperlink>
      <w:r w:rsidDel="00000000" w:rsidR="00000000" w:rsidRPr="00000000">
        <w:rPr>
          <w:rFonts w:ascii="Times" w:cs="Times" w:eastAsia="Times" w:hAnsi="Times"/>
          <w:color w:val="282829"/>
          <w:sz w:val="28"/>
          <w:szCs w:val="28"/>
          <w:rtl w:val="0"/>
        </w:rPr>
        <w:t xml:space="preserve"> To learn python . </w:t>
      </w:r>
    </w:p>
    <w:p w:rsidR="00000000" w:rsidDel="00000000" w:rsidP="00000000" w:rsidRDefault="00000000" w:rsidRPr="00000000" w14:paraId="000001D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440" w:hanging="360"/>
        <w:jc w:val="both"/>
        <w:rPr>
          <w:rFonts w:ascii="Times" w:cs="Times" w:eastAsia="Times" w:hAnsi="Times"/>
          <w:color w:val="282829"/>
          <w:sz w:val="28"/>
          <w:szCs w:val="28"/>
          <w:u w:val="none"/>
        </w:rPr>
      </w:pPr>
      <w:hyperlink r:id="rId18">
        <w:r w:rsidDel="00000000" w:rsidR="00000000" w:rsidRPr="00000000">
          <w:rPr>
            <w:rFonts w:ascii="Times" w:cs="Times" w:eastAsia="Times" w:hAnsi="Times"/>
            <w:color w:val="1155cc"/>
            <w:sz w:val="28"/>
            <w:szCs w:val="28"/>
            <w:u w:val="single"/>
            <w:rtl w:val="0"/>
          </w:rPr>
          <w:t xml:space="preserve">https://www.youtube.com/playlist?list=PLu0W_9lII9agK8pojo23OHiNz3Jm6VQCH</w:t>
        </w:r>
      </w:hyperlink>
      <w:r w:rsidDel="00000000" w:rsidR="00000000" w:rsidRPr="00000000">
        <w:rPr>
          <w:rFonts w:ascii="Times" w:cs="Times" w:eastAsia="Times" w:hAnsi="Times"/>
          <w:color w:val="282829"/>
          <w:sz w:val="28"/>
          <w:szCs w:val="28"/>
          <w:rtl w:val="0"/>
        </w:rPr>
        <w:t xml:space="preserve"> To learn Matplotlib .</w:t>
      </w:r>
    </w:p>
    <w:p w:rsidR="00000000" w:rsidDel="00000000" w:rsidP="00000000" w:rsidRDefault="00000000" w:rsidRPr="00000000" w14:paraId="000001D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440" w:hanging="360"/>
        <w:jc w:val="both"/>
        <w:rPr>
          <w:rFonts w:ascii="Times" w:cs="Times" w:eastAsia="Times" w:hAnsi="Times"/>
          <w:color w:val="282829"/>
          <w:sz w:val="28"/>
          <w:szCs w:val="28"/>
          <w:u w:val="none"/>
        </w:rPr>
      </w:pPr>
      <w:hyperlink r:id="rId19">
        <w:r w:rsidDel="00000000" w:rsidR="00000000" w:rsidRPr="00000000">
          <w:rPr>
            <w:rFonts w:ascii="Times" w:cs="Times" w:eastAsia="Times" w:hAnsi="Times"/>
            <w:color w:val="1155cc"/>
            <w:sz w:val="28"/>
            <w:szCs w:val="28"/>
            <w:u w:val="single"/>
            <w:rtl w:val="0"/>
          </w:rPr>
          <w:t xml:space="preserve">https://www.google.com/</w:t>
        </w:r>
      </w:hyperlink>
      <w:r w:rsidDel="00000000" w:rsidR="00000000" w:rsidRPr="00000000">
        <w:rPr>
          <w:rFonts w:ascii="Times" w:cs="Times" w:eastAsia="Times" w:hAnsi="Times"/>
          <w:color w:val="282829"/>
          <w:sz w:val="28"/>
          <w:szCs w:val="28"/>
          <w:rtl w:val="0"/>
        </w:rPr>
        <w:t xml:space="preserve"> For content related help ,  gifs , images . </w:t>
      </w:r>
    </w:p>
    <w:p w:rsidR="00000000" w:rsidDel="00000000" w:rsidP="00000000" w:rsidRDefault="00000000" w:rsidRPr="00000000" w14:paraId="000001D5">
      <w:pPr>
        <w:numPr>
          <w:ilvl w:val="0"/>
          <w:numId w:val="7"/>
        </w:numPr>
        <w:pBdr>
          <w:top w:color="auto" w:space="0" w:sz="0" w:val="none"/>
          <w:bottom w:color="auto" w:space="0" w:sz="0" w:val="none"/>
          <w:right w:color="auto" w:space="0" w:sz="0" w:val="none"/>
          <w:between w:color="auto" w:space="0" w:sz="0" w:val="none"/>
        </w:pBdr>
        <w:shd w:fill="ffffff" w:val="clear"/>
        <w:spacing w:after="440" w:line="276" w:lineRule="auto"/>
        <w:ind w:left="1440" w:right="440" w:hanging="360"/>
        <w:jc w:val="both"/>
        <w:rPr>
          <w:rFonts w:ascii="Times" w:cs="Times" w:eastAsia="Times" w:hAnsi="Times"/>
          <w:color w:val="282829"/>
          <w:sz w:val="28"/>
          <w:szCs w:val="28"/>
          <w:u w:val="none"/>
        </w:rPr>
      </w:pPr>
      <w:hyperlink r:id="rId20">
        <w:r w:rsidDel="00000000" w:rsidR="00000000" w:rsidRPr="00000000">
          <w:rPr>
            <w:rFonts w:ascii="Times" w:cs="Times" w:eastAsia="Times" w:hAnsi="Times"/>
            <w:color w:val="1155cc"/>
            <w:sz w:val="28"/>
            <w:szCs w:val="28"/>
            <w:u w:val="single"/>
            <w:rtl w:val="0"/>
          </w:rPr>
          <w:t xml:space="preserve">https://www.python.org/</w:t>
        </w:r>
      </w:hyperlink>
      <w:r w:rsidDel="00000000" w:rsidR="00000000" w:rsidRPr="00000000">
        <w:rPr>
          <w:rFonts w:ascii="Times" w:cs="Times" w:eastAsia="Times" w:hAnsi="Times"/>
          <w:color w:val="282829"/>
          <w:sz w:val="28"/>
          <w:szCs w:val="28"/>
          <w:rtl w:val="0"/>
        </w:rPr>
        <w:t xml:space="preserve"> To install Python and read documentation</w:t>
      </w:r>
    </w:p>
    <w:p w:rsidR="00000000" w:rsidDel="00000000" w:rsidP="00000000" w:rsidRDefault="00000000" w:rsidRPr="00000000" w14:paraId="000001D6">
      <w:pPr>
        <w:spacing w:before="0" w:line="276" w:lineRule="auto"/>
        <w:ind w:left="-20" w:right="-20" w:firstLine="0"/>
        <w:jc w:val="both"/>
        <w:rPr>
          <w:rFonts w:ascii="Times" w:cs="Times" w:eastAsia="Times" w:hAnsi="Times"/>
          <w:color w:val="282829"/>
          <w:sz w:val="28"/>
          <w:szCs w:val="28"/>
        </w:rPr>
      </w:pPr>
      <w:r w:rsidDel="00000000" w:rsidR="00000000" w:rsidRPr="00000000">
        <w:rPr>
          <w:rtl w:val="0"/>
        </w:rPr>
      </w:r>
    </w:p>
    <w:p w:rsidR="00000000" w:rsidDel="00000000" w:rsidP="00000000" w:rsidRDefault="00000000" w:rsidRPr="00000000" w14:paraId="000001D7">
      <w:pPr>
        <w:spacing w:after="240" w:before="240" w:line="36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8">
      <w:pPr>
        <w:spacing w:after="240" w:before="240" w:line="36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D9">
      <w:pPr>
        <w:spacing w:after="240" w:before="24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DA">
      <w:pPr>
        <w:spacing w:after="300" w:before="240" w:line="360" w:lineRule="auto"/>
        <w:jc w:val="center"/>
        <w:rPr>
          <w:rFonts w:ascii="Times" w:cs="Times" w:eastAsia="Times" w:hAnsi="Times"/>
          <w:b w:val="1"/>
          <w:color w:val="161616"/>
          <w:sz w:val="28"/>
          <w:szCs w:val="28"/>
          <w:u w:val="single"/>
        </w:rPr>
      </w:pPr>
      <w:r w:rsidDel="00000000" w:rsidR="00000000" w:rsidRPr="00000000">
        <w:rPr>
          <w:rtl w:val="0"/>
        </w:rPr>
      </w:r>
    </w:p>
    <w:p w:rsidR="00000000" w:rsidDel="00000000" w:rsidP="00000000" w:rsidRDefault="00000000" w:rsidRPr="00000000" w14:paraId="000001DB">
      <w:pPr>
        <w:spacing w:after="300" w:before="240" w:line="360" w:lineRule="auto"/>
        <w:jc w:val="center"/>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1DC">
      <w:pPr>
        <w:spacing w:after="240" w:before="240" w:line="360" w:lineRule="auto"/>
        <w:ind w:left="72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DD">
      <w:pPr>
        <w:spacing w:after="240" w:before="240" w:line="360" w:lineRule="auto"/>
        <w:ind w:left="720" w:firstLine="0"/>
        <w:jc w:val="both"/>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1DE">
      <w:pPr>
        <w:spacing w:after="240" w:before="240" w:line="360" w:lineRule="auto"/>
        <w:ind w:left="720" w:firstLine="0"/>
        <w:jc w:val="both"/>
        <w:rPr>
          <w:rFonts w:ascii="Times" w:cs="Times" w:eastAsia="Times" w:hAnsi="Times"/>
          <w:sz w:val="28"/>
          <w:szCs w:val="28"/>
        </w:rPr>
      </w:pPr>
      <w:r w:rsidDel="00000000" w:rsidR="00000000" w:rsidRPr="00000000">
        <w:rPr>
          <w:rFonts w:ascii="Times" w:cs="Times" w:eastAsia="Times" w:hAnsi="Times"/>
          <w:sz w:val="28"/>
          <w:szCs w:val="28"/>
          <w:rtl w:val="0"/>
        </w:rPr>
        <w:br w:type="textWrapping"/>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360" w:lineRule="auto"/>
        <w:jc w:val="left"/>
        <w:rPr>
          <w:rFonts w:ascii="Times" w:cs="Times" w:eastAsia="Times" w:hAnsi="Times"/>
          <w:sz w:val="28"/>
          <w:szCs w:val="28"/>
        </w:rPr>
      </w:pPr>
      <w:r w:rsidDel="00000000" w:rsidR="00000000" w:rsidRPr="00000000">
        <w:rPr>
          <w:rtl w:val="0"/>
        </w:rPr>
      </w:r>
    </w:p>
    <w:sectPr>
      <w:footerReference r:id="rId21" w:type="default"/>
      <w:footerReference r:id="rId22" w:type="first"/>
      <w:pgSz w:h="15840" w:w="12240" w:orient="portrait"/>
      <w:pgMar w:bottom="1440" w:top="1440" w:left="1440" w:right="1440" w:header="1417.3228346456694" w:footer="283.46456692913387"/>
      <w:pgNumType w:start="1"/>
      <w:titlePg w:val="1"/>
      <w:sectPrChange w:author="Shorya Nagpal" w:id="0" w:date="2020-11-23T06:21:10Z">
        <w:sectPr w:rsidR="000000" w:rsidDel="000000" w:rsidRPr="000000" w:rsidSect="000000">
          <w:pgMar w:bottom="1440" w:top="1440" w:left="1440" w:right="1440" w:header="1417.3228346456694" w:footer="283.46456692913387"/>
          <w:pgNumType w:start="3"/>
          <w:pgSz w:h="15840" w:w="12240"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jc w:val="center"/>
      <w:rPr/>
    </w:pPr>
    <w:r w:rsidDel="00000000" w:rsidR="00000000" w:rsidRPr="00000000">
      <w:rPr>
        <w:rtl w:val="0"/>
      </w:rPr>
      <w:t xml:space="preserve">                   </w:t>
    </w:r>
  </w:p>
  <w:p w:rsidR="00000000" w:rsidDel="00000000" w:rsidP="00000000" w:rsidRDefault="00000000" w:rsidRPr="00000000" w14:paraId="000001E8">
    <w:pPr>
      <w:jc w:val="center"/>
      <w:rPr>
        <w:ins w:author="Shorya Nagpal" w:id="1" w:date="2020-11-23T06:21:10Z"/>
      </w:rPr>
    </w:pPr>
    <w:ins w:author="Shorya Nagpal" w:id="1" w:date="2020-11-23T06:21:10Z">
      <w:r w:rsidDel="00000000" w:rsidR="00000000" w:rsidRPr="00000000">
        <w:rPr>
          <w:rtl w:val="0"/>
        </w:rPr>
      </w:r>
    </w:ins>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jc w:val="right"/>
      <w:rPr/>
      <w:pPrChange w:author="Shorya Nagpal" w:id="0" w:date="2020-11-23T06:21:10Z">
        <w:pPr>
          <w:jc w:val="right"/>
        </w:pPr>
      </w:pPrChange>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jc w:val="right"/>
      <w:rPr/>
      <w:pPrChange w:author="Shorya Nagpal" w:id="0" w:date="2020-11-23T06:21:10Z">
        <w:pPr>
          <w:jc w:val="right"/>
        </w:pPr>
      </w:pPrChange>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ython.org/" TargetMode="External"/><Relationship Id="rId11" Type="http://schemas.openxmlformats.org/officeDocument/2006/relationships/hyperlink" Target="https://brilliant.org/wiki/space-complexity/" TargetMode="External"/><Relationship Id="rId22" Type="http://schemas.openxmlformats.org/officeDocument/2006/relationships/footer" Target="footer2.xml"/><Relationship Id="rId10" Type="http://schemas.openxmlformats.org/officeDocument/2006/relationships/hyperlink" Target="https://brilliant.org/wiki/space-complexity/" TargetMode="External"/><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rilliant.org/wiki/merge/" TargetMode="External"/><Relationship Id="rId15" Type="http://schemas.openxmlformats.org/officeDocument/2006/relationships/hyperlink" Target="https://www.geeksforgeeks.org/analysis-of-different-sorting-techniques/" TargetMode="External"/><Relationship Id="rId14" Type="http://schemas.openxmlformats.org/officeDocument/2006/relationships/image" Target="media/image2.png"/><Relationship Id="rId17" Type="http://schemas.openxmlformats.org/officeDocument/2006/relationships/hyperlink" Target="https://www.youtube.com/channel/UCeVMnSShP_Iviwkknt83cww" TargetMode="External"/><Relationship Id="rId16" Type="http://schemas.openxmlformats.org/officeDocument/2006/relationships/hyperlink" Target="https://www.quora.com/" TargetMode="External"/><Relationship Id="rId5" Type="http://schemas.openxmlformats.org/officeDocument/2006/relationships/styles" Target="styles.xml"/><Relationship Id="rId19" Type="http://schemas.openxmlformats.org/officeDocument/2006/relationships/hyperlink" Target="https://www.google.com/" TargetMode="External"/><Relationship Id="rId6" Type="http://schemas.openxmlformats.org/officeDocument/2006/relationships/image" Target="media/image1.png"/><Relationship Id="rId18" Type="http://schemas.openxmlformats.org/officeDocument/2006/relationships/hyperlink" Target="https://www.youtube.com/playlist?list=PLu0W_9lII9agK8pojo23OHiNz3Jm6VQCH"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